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7AD37" w14:textId="0CF4063A" w:rsidR="009E0FDC" w:rsidRPr="008F72E6" w:rsidRDefault="00D57A7F">
      <w:pPr>
        <w:bidi/>
      </w:pPr>
      <w:r w:rsidRPr="008F72E6">
        <w:rPr>
          <w:rFonts w:hint="cs"/>
          <w:noProof/>
          <w:u w:val="single"/>
        </w:rPr>
        <w:drawing>
          <wp:anchor distT="0" distB="0" distL="114300" distR="114300" simplePos="0" relativeHeight="251760640" behindDoc="1" locked="0" layoutInCell="1" allowOverlap="1" wp14:anchorId="0ED71BF9" wp14:editId="089F8D01">
            <wp:simplePos x="0" y="0"/>
            <wp:positionH relativeFrom="margin">
              <wp:align>center</wp:align>
            </wp:positionH>
            <wp:positionV relativeFrom="paragraph">
              <wp:posOffset>104775</wp:posOffset>
            </wp:positionV>
            <wp:extent cx="2505075" cy="638175"/>
            <wp:effectExtent l="0" t="0" r="9525" b="9525"/>
            <wp:wrapTight wrapText="bothSides">
              <wp:wrapPolygon edited="0">
                <wp:start x="0" y="0"/>
                <wp:lineTo x="0" y="21278"/>
                <wp:lineTo x="21518" y="21278"/>
                <wp:lineTo x="2151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638175"/>
                    </a:xfrm>
                    <a:prstGeom prst="rect">
                      <a:avLst/>
                    </a:prstGeom>
                    <a:noFill/>
                    <a:ln>
                      <a:noFill/>
                    </a:ln>
                  </pic:spPr>
                </pic:pic>
              </a:graphicData>
            </a:graphic>
          </wp:anchor>
        </w:drawing>
      </w:r>
      <w:r w:rsidR="00435157" w:rsidRPr="008F72E6">
        <w:t xml:space="preserve"> </w:t>
      </w:r>
    </w:p>
    <w:p w14:paraId="2FCD002E" w14:textId="2A6C0477" w:rsidR="009E0FDC" w:rsidRPr="008F72E6" w:rsidRDefault="009E0FDC">
      <w:pPr>
        <w:bidi/>
        <w:jc w:val="center"/>
        <w:rPr>
          <w:u w:val="single"/>
          <w:rtl/>
        </w:rPr>
      </w:pPr>
    </w:p>
    <w:p w14:paraId="668CBF72" w14:textId="77777777" w:rsidR="009E0FDC" w:rsidRPr="008F72E6" w:rsidRDefault="009E0FDC">
      <w:pPr>
        <w:bidi/>
        <w:rPr>
          <w:b/>
          <w:u w:val="single"/>
        </w:rPr>
      </w:pPr>
    </w:p>
    <w:p w14:paraId="625E1D14" w14:textId="77777777" w:rsidR="001D4E2C" w:rsidRPr="008F72E6" w:rsidRDefault="001D4E2C">
      <w:pPr>
        <w:jc w:val="center"/>
        <w:rPr>
          <w:b/>
          <w:i/>
        </w:rPr>
      </w:pPr>
    </w:p>
    <w:p w14:paraId="5FCFE2E2" w14:textId="77777777" w:rsidR="004A0666" w:rsidRDefault="004A0666">
      <w:pPr>
        <w:jc w:val="center"/>
        <w:rPr>
          <w:b/>
          <w:iCs/>
        </w:rPr>
      </w:pPr>
    </w:p>
    <w:p w14:paraId="3DC76C51" w14:textId="77777777" w:rsidR="004A0666" w:rsidRDefault="004A0666">
      <w:pPr>
        <w:jc w:val="center"/>
        <w:rPr>
          <w:b/>
          <w:iCs/>
        </w:rPr>
      </w:pPr>
    </w:p>
    <w:p w14:paraId="21EFF876" w14:textId="453FDB28" w:rsidR="004E33B8" w:rsidRPr="004A0666" w:rsidRDefault="002875D5">
      <w:pPr>
        <w:jc w:val="center"/>
        <w:rPr>
          <w:b/>
          <w:iCs/>
          <w:sz w:val="96"/>
          <w:szCs w:val="96"/>
          <w:rtl/>
        </w:rPr>
      </w:pPr>
      <w:r w:rsidRPr="004A0666">
        <w:rPr>
          <w:b/>
          <w:iCs/>
          <w:sz w:val="96"/>
          <w:szCs w:val="96"/>
        </w:rPr>
        <w:t>M</w:t>
      </w:r>
      <w:r w:rsidR="000917C7" w:rsidRPr="004A0666">
        <w:rPr>
          <w:b/>
          <w:iCs/>
          <w:sz w:val="96"/>
          <w:szCs w:val="96"/>
        </w:rPr>
        <w:t>oto</w:t>
      </w:r>
      <w:r w:rsidRPr="004A0666">
        <w:rPr>
          <w:b/>
          <w:iCs/>
          <w:sz w:val="96"/>
          <w:szCs w:val="96"/>
        </w:rPr>
        <w:t>P</w:t>
      </w:r>
      <w:r w:rsidR="000917C7" w:rsidRPr="004A0666">
        <w:rPr>
          <w:b/>
          <w:iCs/>
          <w:sz w:val="96"/>
          <w:szCs w:val="96"/>
        </w:rPr>
        <w:t>rog</w:t>
      </w:r>
    </w:p>
    <w:p w14:paraId="5029C8F3" w14:textId="77777777" w:rsidR="000917C7" w:rsidRPr="004A0666" w:rsidRDefault="00435157">
      <w:pPr>
        <w:jc w:val="center"/>
        <w:rPr>
          <w:b/>
          <w:bCs/>
        </w:rPr>
      </w:pPr>
      <w:r w:rsidRPr="004A0666">
        <w:rPr>
          <w:b/>
          <w:bCs/>
        </w:rPr>
        <w:t>Project Number:</w:t>
      </w:r>
    </w:p>
    <w:p w14:paraId="5A843944" w14:textId="71D1D3AD" w:rsidR="009E0FDC" w:rsidRPr="004A0666" w:rsidRDefault="000917C7">
      <w:pPr>
        <w:jc w:val="center"/>
        <w:rPr>
          <w:b/>
          <w:bCs/>
        </w:rPr>
      </w:pPr>
      <w:r w:rsidRPr="004A0666">
        <w:rPr>
          <w:b/>
          <w:bCs/>
        </w:rPr>
        <w:t>22-2-D-28</w:t>
      </w:r>
      <w:r w:rsidR="00435157" w:rsidRPr="004A0666">
        <w:rPr>
          <w:b/>
          <w:bCs/>
        </w:rPr>
        <w:t xml:space="preserve"> </w:t>
      </w:r>
    </w:p>
    <w:p w14:paraId="1D95DECA" w14:textId="77777777" w:rsidR="009E0FDC" w:rsidRPr="008F72E6" w:rsidRDefault="009E0FDC">
      <w:pPr>
        <w:jc w:val="center"/>
      </w:pPr>
    </w:p>
    <w:p w14:paraId="1990B33E" w14:textId="44EB1C31" w:rsidR="009E0FDC" w:rsidRPr="008F72E6" w:rsidRDefault="004A0666">
      <w:pPr>
        <w:jc w:val="center"/>
      </w:pPr>
      <w:r>
        <w:rPr>
          <w:noProof/>
        </w:rPr>
        <w:drawing>
          <wp:inline distT="0" distB="0" distL="0" distR="0" wp14:anchorId="0AA55241" wp14:editId="1A9E26D9">
            <wp:extent cx="5733415" cy="3302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02000"/>
                    </a:xfrm>
                    <a:prstGeom prst="rect">
                      <a:avLst/>
                    </a:prstGeom>
                  </pic:spPr>
                </pic:pic>
              </a:graphicData>
            </a:graphic>
          </wp:inline>
        </w:drawing>
      </w:r>
    </w:p>
    <w:p w14:paraId="5F390C6A" w14:textId="77777777" w:rsidR="009E0FDC" w:rsidRPr="008F72E6" w:rsidRDefault="009E0FDC">
      <w:pPr>
        <w:jc w:val="center"/>
      </w:pPr>
    </w:p>
    <w:p w14:paraId="2A9E35DF" w14:textId="61C87E4E" w:rsidR="009E0FDC" w:rsidRPr="008F72E6" w:rsidRDefault="002875D5">
      <w:pPr>
        <w:jc w:val="center"/>
        <w:rPr>
          <w:color w:val="000000" w:themeColor="text1"/>
        </w:rPr>
      </w:pPr>
      <w:r w:rsidRPr="008F72E6">
        <w:rPr>
          <w:rFonts w:ascii="Arial-BoldMT" w:cs="Arial-BoldMT"/>
          <w:b/>
          <w:bCs/>
          <w:color w:val="222222"/>
        </w:rPr>
        <w:t>Advisor:</w:t>
      </w:r>
    </w:p>
    <w:p w14:paraId="1F55FE53" w14:textId="4B8828DC" w:rsidR="002875D5" w:rsidRPr="004A0666" w:rsidRDefault="002875D5">
      <w:pPr>
        <w:jc w:val="center"/>
        <w:rPr>
          <w:b/>
          <w:bCs/>
          <w:color w:val="000000" w:themeColor="text1"/>
        </w:rPr>
      </w:pPr>
      <w:r w:rsidRPr="004A0666">
        <w:rPr>
          <w:rFonts w:ascii="ArialMT" w:cs="ArialMT"/>
          <w:b/>
          <w:bCs/>
          <w:color w:val="222222"/>
        </w:rPr>
        <w:t xml:space="preserve">Naomi </w:t>
      </w:r>
      <w:proofErr w:type="spellStart"/>
      <w:r w:rsidRPr="004A0666">
        <w:rPr>
          <w:rFonts w:ascii="ArialMT" w:cs="ArialMT"/>
          <w:b/>
          <w:bCs/>
          <w:color w:val="222222"/>
        </w:rPr>
        <w:t>Unkelos-Shpigel</w:t>
      </w:r>
      <w:proofErr w:type="spellEnd"/>
    </w:p>
    <w:p w14:paraId="7F17AD3A" w14:textId="77777777" w:rsidR="009E0FDC" w:rsidRPr="008F72E6" w:rsidRDefault="009E0FDC">
      <w:pPr>
        <w:rPr>
          <w:color w:val="000000" w:themeColor="text1"/>
        </w:rPr>
      </w:pPr>
    </w:p>
    <w:p w14:paraId="4A5D75BE" w14:textId="77777777" w:rsidR="009E0FDC" w:rsidRPr="008F72E6" w:rsidRDefault="009E0FDC">
      <w:pPr>
        <w:jc w:val="center"/>
        <w:rPr>
          <w:color w:val="000000" w:themeColor="text1"/>
        </w:rPr>
      </w:pPr>
    </w:p>
    <w:p w14:paraId="6A55BEC1" w14:textId="11706D62" w:rsidR="002875D5" w:rsidRPr="008F72E6" w:rsidRDefault="004A0666" w:rsidP="004A0666">
      <w:pPr>
        <w:autoSpaceDE w:val="0"/>
        <w:autoSpaceDN w:val="0"/>
        <w:adjustRightInd w:val="0"/>
        <w:spacing w:line="240" w:lineRule="auto"/>
        <w:ind w:left="1440"/>
        <w:rPr>
          <w:rFonts w:ascii="Arial-BoldMT" w:cs="Arial-BoldMT"/>
          <w:b/>
          <w:bCs/>
          <w:color w:val="0000FF"/>
        </w:rPr>
      </w:pPr>
      <w:r>
        <w:rPr>
          <w:rFonts w:ascii="Arial-BoldMT" w:cs="Arial-BoldMT"/>
          <w:b/>
          <w:bCs/>
          <w:color w:val="222222"/>
        </w:rPr>
        <w:t xml:space="preserve">         </w:t>
      </w:r>
    </w:p>
    <w:p w14:paraId="19DD01AB" w14:textId="4C9E9B1B" w:rsidR="009E0FDC" w:rsidRDefault="002875D5" w:rsidP="004A0666">
      <w:pPr>
        <w:jc w:val="center"/>
      </w:pPr>
      <w:proofErr w:type="spellStart"/>
      <w:r w:rsidRPr="008F72E6">
        <w:rPr>
          <w:rFonts w:ascii="Arial-BoldMT" w:cs="Arial-BoldMT"/>
          <w:b/>
          <w:bCs/>
          <w:color w:val="222222"/>
        </w:rPr>
        <w:t>Liran</w:t>
      </w:r>
      <w:proofErr w:type="spellEnd"/>
      <w:r w:rsidRPr="008F72E6">
        <w:rPr>
          <w:rFonts w:ascii="Arial-BoldMT" w:cs="Arial-BoldMT"/>
          <w:b/>
          <w:bCs/>
          <w:color w:val="222222"/>
        </w:rPr>
        <w:t xml:space="preserve"> Haim 308292382 </w:t>
      </w:r>
      <w:hyperlink r:id="rId10" w:history="1">
        <w:r w:rsidR="004A0666" w:rsidRPr="00216050">
          <w:rPr>
            <w:rStyle w:val="Hyperlink"/>
            <w:rFonts w:ascii="Arial-BoldMT" w:cs="Arial-BoldMT"/>
            <w:b/>
            <w:bCs/>
          </w:rPr>
          <w:t>Liranhaim77@gmail.com</w:t>
        </w:r>
      </w:hyperlink>
    </w:p>
    <w:p w14:paraId="0CA3B836" w14:textId="71EDA09F" w:rsidR="004A0666" w:rsidRDefault="004A0666" w:rsidP="004A0666">
      <w:pPr>
        <w:jc w:val="center"/>
      </w:pPr>
      <w:r w:rsidRPr="008F72E6">
        <w:rPr>
          <w:rFonts w:ascii="Arial-BoldMT" w:cs="Arial-BoldMT"/>
          <w:b/>
          <w:bCs/>
          <w:color w:val="222222"/>
        </w:rPr>
        <w:t xml:space="preserve">Sapir Dayan 313605776 </w:t>
      </w:r>
      <w:hyperlink r:id="rId11" w:history="1">
        <w:r w:rsidRPr="00216050">
          <w:rPr>
            <w:rStyle w:val="Hyperlink"/>
            <w:rFonts w:ascii="Arial-BoldMT" w:cs="Arial-BoldMT"/>
            <w:b/>
            <w:bCs/>
          </w:rPr>
          <w:t>Sapirdayan@gmail.com</w:t>
        </w:r>
      </w:hyperlink>
    </w:p>
    <w:p w14:paraId="7EBFDBCB" w14:textId="77777777" w:rsidR="004A0666" w:rsidRPr="008F72E6" w:rsidRDefault="004A0666" w:rsidP="004A0666">
      <w:pPr>
        <w:jc w:val="center"/>
      </w:pPr>
    </w:p>
    <w:p w14:paraId="4E95CA5F" w14:textId="77777777" w:rsidR="009E0FDC" w:rsidRPr="008F72E6" w:rsidRDefault="009E0FDC">
      <w:pPr>
        <w:bidi/>
        <w:rPr>
          <w:b/>
          <w:u w:val="single"/>
        </w:rPr>
      </w:pPr>
    </w:p>
    <w:p w14:paraId="638182C4" w14:textId="77777777" w:rsidR="009E0FDC" w:rsidRPr="008F72E6" w:rsidRDefault="009E0FDC">
      <w:pPr>
        <w:bidi/>
        <w:rPr>
          <w:b/>
          <w:u w:val="single"/>
        </w:rPr>
      </w:pPr>
    </w:p>
    <w:p w14:paraId="7A827463" w14:textId="77777777" w:rsidR="009E0FDC" w:rsidRPr="008F72E6" w:rsidRDefault="009E0FDC">
      <w:pPr>
        <w:bidi/>
        <w:rPr>
          <w:b/>
          <w:u w:val="single"/>
        </w:rPr>
      </w:pPr>
    </w:p>
    <w:p w14:paraId="79B7FC56" w14:textId="77777777" w:rsidR="009E0FDC" w:rsidRPr="008F72E6" w:rsidRDefault="009E0FDC">
      <w:pPr>
        <w:bidi/>
        <w:rPr>
          <w:b/>
          <w:u w:val="single"/>
        </w:rPr>
      </w:pPr>
    </w:p>
    <w:p w14:paraId="2258718B" w14:textId="77777777" w:rsidR="009E0FDC" w:rsidRPr="008F72E6" w:rsidRDefault="009E0FDC">
      <w:pPr>
        <w:bidi/>
        <w:rPr>
          <w:b/>
          <w:u w:val="single"/>
        </w:rPr>
      </w:pPr>
    </w:p>
    <w:p w14:paraId="1A944C0A" w14:textId="6BF12019" w:rsidR="000917C7" w:rsidRPr="008F72E6" w:rsidRDefault="000917C7" w:rsidP="002A5814">
      <w:pPr>
        <w:rPr>
          <w:b/>
          <w:u w:val="single"/>
        </w:rPr>
      </w:pPr>
    </w:p>
    <w:p w14:paraId="3A589C82" w14:textId="77777777" w:rsidR="001D1400" w:rsidRPr="008F72E6" w:rsidRDefault="001D1400" w:rsidP="002A5814">
      <w:pPr>
        <w:rPr>
          <w:b/>
          <w:u w:val="single"/>
        </w:rPr>
      </w:pPr>
    </w:p>
    <w:p w14:paraId="5F9C174E" w14:textId="2E55546B" w:rsidR="007C673A" w:rsidRPr="008F72E6" w:rsidRDefault="00435157" w:rsidP="002A5814">
      <w:pPr>
        <w:rPr>
          <w:b/>
          <w:u w:val="single"/>
        </w:rPr>
      </w:pPr>
      <w:r w:rsidRPr="008F72E6">
        <w:rPr>
          <w:b/>
          <w:u w:val="single"/>
        </w:rPr>
        <w:lastRenderedPageBreak/>
        <w:t>Content</w:t>
      </w:r>
      <w:r w:rsidR="00CB45E2" w:rsidRPr="008F72E6">
        <w:rPr>
          <w:b/>
          <w:u w:val="single"/>
        </w:rPr>
        <w:t xml:space="preserve"> </w:t>
      </w:r>
    </w:p>
    <w:p w14:paraId="35EAB88B" w14:textId="129BBD54" w:rsidR="009E0FDC" w:rsidRPr="008F72E6" w:rsidRDefault="00237CDD" w:rsidP="007D31C5">
      <w:pPr>
        <w:spacing w:line="360" w:lineRule="auto"/>
        <w:rPr>
          <w:bCs/>
        </w:rPr>
      </w:pPr>
      <w:r w:rsidRPr="008F72E6">
        <w:rPr>
          <w:bCs/>
        </w:rPr>
        <w:t xml:space="preserve">0. </w:t>
      </w:r>
      <w:r w:rsidR="00A92D12" w:rsidRPr="008F72E6">
        <w:rPr>
          <w:bCs/>
        </w:rPr>
        <w:t xml:space="preserve"> </w:t>
      </w:r>
      <w:r w:rsidR="007C673A" w:rsidRPr="008F72E6">
        <w:rPr>
          <w:b/>
          <w:i/>
          <w:iCs/>
        </w:rPr>
        <w:t>Abstract</w:t>
      </w:r>
      <w:r w:rsidR="00A92D12" w:rsidRPr="008F72E6">
        <w:rPr>
          <w:bCs/>
        </w:rPr>
        <w:t>……………………….………………………….…</w:t>
      </w:r>
      <w:r w:rsidR="003C3DB0" w:rsidRPr="008F72E6">
        <w:rPr>
          <w:bCs/>
        </w:rPr>
        <w:t>..</w:t>
      </w:r>
      <w:r w:rsidR="00A92D12" w:rsidRPr="008F72E6">
        <w:rPr>
          <w:bCs/>
        </w:rPr>
        <w:t>………………………..</w:t>
      </w:r>
      <w:r w:rsidR="005841B7" w:rsidRPr="008F72E6">
        <w:rPr>
          <w:bCs/>
        </w:rPr>
        <w:t>3</w:t>
      </w:r>
    </w:p>
    <w:p w14:paraId="612FA6EE" w14:textId="668D86E1" w:rsidR="007C673A" w:rsidRPr="008F72E6" w:rsidRDefault="007C673A" w:rsidP="007D31C5">
      <w:pPr>
        <w:spacing w:line="360" w:lineRule="auto"/>
        <w:rPr>
          <w:bCs/>
        </w:rPr>
      </w:pPr>
      <w:r w:rsidRPr="008F72E6">
        <w:rPr>
          <w:bCs/>
        </w:rPr>
        <w:t xml:space="preserve">1.  </w:t>
      </w:r>
      <w:r w:rsidRPr="008F72E6">
        <w:rPr>
          <w:b/>
        </w:rPr>
        <w:t>Introduction</w:t>
      </w:r>
      <w:r w:rsidR="00A92D12" w:rsidRPr="008F72E6">
        <w:rPr>
          <w:bCs/>
        </w:rPr>
        <w:t>………………………….………………………….</w:t>
      </w:r>
      <w:r w:rsidR="003C3DB0" w:rsidRPr="008F72E6">
        <w:rPr>
          <w:bCs/>
        </w:rPr>
        <w:t>.</w:t>
      </w:r>
      <w:r w:rsidR="00A92D12" w:rsidRPr="008F72E6">
        <w:rPr>
          <w:bCs/>
        </w:rPr>
        <w:t>……………………</w:t>
      </w:r>
      <w:r w:rsidR="005841B7" w:rsidRPr="008F72E6">
        <w:rPr>
          <w:bCs/>
        </w:rPr>
        <w:t>3</w:t>
      </w:r>
    </w:p>
    <w:p w14:paraId="40E720A6" w14:textId="43028FF4" w:rsidR="007C673A" w:rsidRPr="008F72E6" w:rsidRDefault="007C673A" w:rsidP="007D31C5">
      <w:pPr>
        <w:spacing w:line="360" w:lineRule="auto"/>
        <w:rPr>
          <w:bCs/>
        </w:rPr>
      </w:pPr>
      <w:r w:rsidRPr="008F72E6">
        <w:rPr>
          <w:bCs/>
        </w:rPr>
        <w:tab/>
        <w:t>1.1 Defining the problem</w:t>
      </w:r>
      <w:r w:rsidR="00A92D12" w:rsidRPr="008F72E6">
        <w:rPr>
          <w:bCs/>
        </w:rPr>
        <w:t>………………………….………………………………</w:t>
      </w:r>
      <w:r w:rsidR="005841B7" w:rsidRPr="008F72E6">
        <w:rPr>
          <w:bCs/>
        </w:rPr>
        <w:t>3</w:t>
      </w:r>
    </w:p>
    <w:p w14:paraId="67E8AFF4" w14:textId="4BABA8CE" w:rsidR="007C673A" w:rsidRPr="008F72E6" w:rsidRDefault="007C673A" w:rsidP="000917C7">
      <w:pPr>
        <w:spacing w:line="360" w:lineRule="auto"/>
        <w:rPr>
          <w:bCs/>
        </w:rPr>
      </w:pPr>
      <w:r w:rsidRPr="008F72E6">
        <w:rPr>
          <w:bCs/>
        </w:rPr>
        <w:tab/>
        <w:t>1.2 Scope of the project</w:t>
      </w:r>
      <w:r w:rsidR="00A92D12" w:rsidRPr="008F72E6">
        <w:rPr>
          <w:bCs/>
        </w:rPr>
        <w:t>………………………….……………………………….</w:t>
      </w:r>
      <w:r w:rsidR="005841B7" w:rsidRPr="008F72E6">
        <w:rPr>
          <w:bCs/>
        </w:rPr>
        <w:t>3</w:t>
      </w:r>
    </w:p>
    <w:p w14:paraId="396FFCFA" w14:textId="29D26E89" w:rsidR="007C673A" w:rsidRPr="008F72E6" w:rsidRDefault="007C673A" w:rsidP="007D31C5">
      <w:pPr>
        <w:spacing w:line="360" w:lineRule="auto"/>
        <w:rPr>
          <w:bCs/>
        </w:rPr>
      </w:pPr>
      <w:r w:rsidRPr="008F72E6">
        <w:rPr>
          <w:bCs/>
        </w:rPr>
        <w:tab/>
        <w:t>1.</w:t>
      </w:r>
      <w:r w:rsidR="000917C7" w:rsidRPr="008F72E6">
        <w:rPr>
          <w:bCs/>
        </w:rPr>
        <w:t>3</w:t>
      </w:r>
      <w:r w:rsidRPr="008F72E6">
        <w:rPr>
          <w:bCs/>
        </w:rPr>
        <w:t xml:space="preserve"> Document Review</w:t>
      </w:r>
      <w:r w:rsidR="00A92D12" w:rsidRPr="008F72E6">
        <w:rPr>
          <w:bCs/>
        </w:rPr>
        <w:t>………………………….…………………………………</w:t>
      </w:r>
      <w:r w:rsidR="000917C7" w:rsidRPr="008F72E6">
        <w:rPr>
          <w:bCs/>
        </w:rPr>
        <w:t>3</w:t>
      </w:r>
    </w:p>
    <w:p w14:paraId="51127EE2" w14:textId="0D6B3868" w:rsidR="007C673A" w:rsidRPr="008F72E6" w:rsidRDefault="007C673A" w:rsidP="007D31C5">
      <w:pPr>
        <w:spacing w:line="360" w:lineRule="auto"/>
      </w:pPr>
      <w:r w:rsidRPr="008F72E6">
        <w:t xml:space="preserve">2. </w:t>
      </w:r>
      <w:r w:rsidRPr="008F72E6">
        <w:rPr>
          <w:b/>
          <w:bCs/>
        </w:rPr>
        <w:t>Background and Related Work</w:t>
      </w:r>
      <w:r w:rsidR="00A92D12" w:rsidRPr="008F72E6">
        <w:rPr>
          <w:bCs/>
        </w:rPr>
        <w:t>………………………….…………</w:t>
      </w:r>
      <w:r w:rsidR="003C3DB0" w:rsidRPr="008F72E6">
        <w:rPr>
          <w:bCs/>
        </w:rPr>
        <w:t>.</w:t>
      </w:r>
      <w:r w:rsidR="00A92D12" w:rsidRPr="008F72E6">
        <w:rPr>
          <w:bCs/>
        </w:rPr>
        <w:t>……………</w:t>
      </w:r>
      <w:r w:rsidR="00C06FFC" w:rsidRPr="008F72E6">
        <w:rPr>
          <w:bCs/>
        </w:rPr>
        <w:t>.</w:t>
      </w:r>
      <w:r w:rsidR="00A92D12" w:rsidRPr="008F72E6">
        <w:rPr>
          <w:bCs/>
        </w:rPr>
        <w:t>…</w:t>
      </w:r>
      <w:r w:rsidR="000917C7" w:rsidRPr="008F72E6">
        <w:t>4</w:t>
      </w:r>
    </w:p>
    <w:p w14:paraId="31C37B49" w14:textId="4D63EC40" w:rsidR="007C673A" w:rsidRPr="008F72E6" w:rsidRDefault="007C673A" w:rsidP="007D39F4">
      <w:pPr>
        <w:spacing w:line="360" w:lineRule="auto"/>
        <w:rPr>
          <w:bCs/>
        </w:rPr>
      </w:pPr>
      <w:r w:rsidRPr="008F72E6">
        <w:rPr>
          <w:bCs/>
        </w:rPr>
        <w:t>2.1 Ba</w:t>
      </w:r>
      <w:r w:rsidR="007D39F4" w:rsidRPr="008F72E6">
        <w:rPr>
          <w:bCs/>
        </w:rPr>
        <w:t>se Definitions</w:t>
      </w:r>
      <w:r w:rsidR="00A92D12" w:rsidRPr="008F72E6">
        <w:rPr>
          <w:bCs/>
        </w:rPr>
        <w:t>………………………….………………………………………...</w:t>
      </w:r>
      <w:r w:rsidR="00C06FFC" w:rsidRPr="008F72E6">
        <w:rPr>
          <w:bCs/>
        </w:rPr>
        <w:t>..</w:t>
      </w:r>
      <w:r w:rsidR="007D39F4" w:rsidRPr="008F72E6">
        <w:rPr>
          <w:bCs/>
        </w:rPr>
        <w:t>…4</w:t>
      </w:r>
    </w:p>
    <w:p w14:paraId="5ADE3527" w14:textId="5F27F245" w:rsidR="007C673A" w:rsidRPr="008F72E6" w:rsidRDefault="007C673A" w:rsidP="007D31C5">
      <w:pPr>
        <w:spacing w:line="360" w:lineRule="auto"/>
        <w:rPr>
          <w:bCs/>
        </w:rPr>
      </w:pPr>
      <w:r w:rsidRPr="008F72E6">
        <w:rPr>
          <w:bCs/>
        </w:rPr>
        <w:tab/>
        <w:t xml:space="preserve">2.2 </w:t>
      </w:r>
      <w:r w:rsidR="007D39F4" w:rsidRPr="008F72E6">
        <w:rPr>
          <w:bCs/>
        </w:rPr>
        <w:t>Background………………………….……………………………………</w:t>
      </w:r>
      <w:r w:rsidR="00C06FFC" w:rsidRPr="008F72E6">
        <w:rPr>
          <w:bCs/>
        </w:rPr>
        <w:t>..</w:t>
      </w:r>
      <w:r w:rsidR="007D39F4" w:rsidRPr="008F72E6">
        <w:rPr>
          <w:bCs/>
        </w:rPr>
        <w:t>…...4</w:t>
      </w:r>
    </w:p>
    <w:p w14:paraId="36AA3882" w14:textId="76FBB7FF" w:rsidR="007C673A" w:rsidRPr="008F72E6" w:rsidRDefault="007C673A" w:rsidP="007D31C5">
      <w:pPr>
        <w:spacing w:line="360" w:lineRule="auto"/>
        <w:rPr>
          <w:bCs/>
        </w:rPr>
      </w:pPr>
      <w:r w:rsidRPr="008F72E6">
        <w:rPr>
          <w:bCs/>
        </w:rPr>
        <w:tab/>
        <w:t>2.3 Related Works</w:t>
      </w:r>
      <w:r w:rsidR="00A92D12" w:rsidRPr="008F72E6">
        <w:rPr>
          <w:bCs/>
        </w:rPr>
        <w:t>………………………….…………………………………</w:t>
      </w:r>
      <w:r w:rsidR="00C06FFC" w:rsidRPr="008F72E6">
        <w:rPr>
          <w:bCs/>
        </w:rPr>
        <w:t>…</w:t>
      </w:r>
      <w:r w:rsidR="00334F3A" w:rsidRPr="008F72E6">
        <w:rPr>
          <w:bCs/>
        </w:rPr>
        <w:t>….</w:t>
      </w:r>
      <w:r w:rsidR="005841B7" w:rsidRPr="008F72E6">
        <w:rPr>
          <w:bCs/>
        </w:rPr>
        <w:t>5</w:t>
      </w:r>
    </w:p>
    <w:p w14:paraId="1B488DCD" w14:textId="416DA092" w:rsidR="007C673A" w:rsidRPr="008F72E6" w:rsidRDefault="007C673A" w:rsidP="007D31C5">
      <w:pPr>
        <w:spacing w:line="360" w:lineRule="auto"/>
        <w:rPr>
          <w:bCs/>
        </w:rPr>
      </w:pPr>
      <w:r w:rsidRPr="008F72E6">
        <w:rPr>
          <w:bCs/>
        </w:rPr>
        <w:tab/>
      </w:r>
      <w:r w:rsidR="007D39F4" w:rsidRPr="008F72E6">
        <w:rPr>
          <w:bCs/>
        </w:rPr>
        <w:t xml:space="preserve">        </w:t>
      </w:r>
      <w:r w:rsidRPr="008F72E6">
        <w:rPr>
          <w:bCs/>
        </w:rPr>
        <w:t xml:space="preserve">2.3.1 </w:t>
      </w:r>
      <w:r w:rsidR="007D39F4" w:rsidRPr="008F72E6">
        <w:rPr>
          <w:bCs/>
        </w:rPr>
        <w:t>Code Combat</w:t>
      </w:r>
      <w:r w:rsidR="00A92D12" w:rsidRPr="008F72E6">
        <w:rPr>
          <w:bCs/>
        </w:rPr>
        <w:t>………………………….………………………</w:t>
      </w:r>
      <w:r w:rsidR="007D39F4" w:rsidRPr="008F72E6">
        <w:rPr>
          <w:bCs/>
        </w:rPr>
        <w:t>………</w:t>
      </w:r>
      <w:r w:rsidR="00C06FFC" w:rsidRPr="008F72E6">
        <w:rPr>
          <w:bCs/>
        </w:rPr>
        <w:t>..</w:t>
      </w:r>
      <w:r w:rsidR="005841B7" w:rsidRPr="008F72E6">
        <w:rPr>
          <w:bCs/>
        </w:rPr>
        <w:t>5</w:t>
      </w:r>
    </w:p>
    <w:p w14:paraId="3F7825AC" w14:textId="64B280B5" w:rsidR="007C673A" w:rsidRPr="008F72E6" w:rsidRDefault="007C673A" w:rsidP="007D39F4">
      <w:pPr>
        <w:spacing w:line="360" w:lineRule="auto"/>
        <w:ind w:left="426"/>
        <w:rPr>
          <w:bCs/>
        </w:rPr>
      </w:pPr>
      <w:r w:rsidRPr="008F72E6">
        <w:rPr>
          <w:bCs/>
        </w:rPr>
        <w:tab/>
      </w:r>
      <w:r w:rsidR="007D39F4" w:rsidRPr="008F72E6">
        <w:rPr>
          <w:bCs/>
        </w:rPr>
        <w:t xml:space="preserve">        </w:t>
      </w:r>
      <w:r w:rsidRPr="008F72E6">
        <w:rPr>
          <w:bCs/>
        </w:rPr>
        <w:t>2.3.2</w:t>
      </w:r>
      <w:r w:rsidR="007D39F4" w:rsidRPr="008F72E6">
        <w:rPr>
          <w:bCs/>
        </w:rPr>
        <w:t xml:space="preserve"> </w:t>
      </w:r>
      <w:proofErr w:type="spellStart"/>
      <w:r w:rsidR="007D39F4" w:rsidRPr="008F72E6">
        <w:rPr>
          <w:bCs/>
        </w:rPr>
        <w:t>CodeEasy</w:t>
      </w:r>
      <w:proofErr w:type="spellEnd"/>
      <w:r w:rsidR="00A92D12" w:rsidRPr="008F72E6">
        <w:rPr>
          <w:bCs/>
        </w:rPr>
        <w:t>………………………….……………………………………</w:t>
      </w:r>
      <w:r w:rsidR="005841B7" w:rsidRPr="008F72E6">
        <w:rPr>
          <w:bCs/>
        </w:rPr>
        <w:t>5</w:t>
      </w:r>
    </w:p>
    <w:p w14:paraId="3E275BF9" w14:textId="6B7D3BE6" w:rsidR="00B27799" w:rsidRPr="008F72E6" w:rsidRDefault="007C673A" w:rsidP="007D39F4">
      <w:pPr>
        <w:spacing w:line="360" w:lineRule="auto"/>
        <w:rPr>
          <w:bCs/>
        </w:rPr>
      </w:pPr>
      <w:r w:rsidRPr="008F72E6">
        <w:rPr>
          <w:bCs/>
        </w:rPr>
        <w:tab/>
      </w:r>
      <w:r w:rsidR="0060414E" w:rsidRPr="008F72E6">
        <w:rPr>
          <w:bCs/>
        </w:rPr>
        <w:t xml:space="preserve">        </w:t>
      </w:r>
      <w:r w:rsidRPr="008F72E6">
        <w:rPr>
          <w:bCs/>
        </w:rPr>
        <w:t>2.3.3</w:t>
      </w:r>
      <w:r w:rsidR="007D39F4" w:rsidRPr="008F72E6">
        <w:rPr>
          <w:bCs/>
        </w:rPr>
        <w:t xml:space="preserve"> </w:t>
      </w:r>
      <w:proofErr w:type="spellStart"/>
      <w:r w:rsidR="007D39F4" w:rsidRPr="008F72E6">
        <w:rPr>
          <w:bCs/>
        </w:rPr>
        <w:t>CoderByte</w:t>
      </w:r>
      <w:proofErr w:type="spellEnd"/>
      <w:r w:rsidR="00A92D12" w:rsidRPr="008F72E6">
        <w:rPr>
          <w:bCs/>
        </w:rPr>
        <w:t>………………………….…………………………………</w:t>
      </w:r>
      <w:r w:rsidR="00C06FFC" w:rsidRPr="008F72E6">
        <w:rPr>
          <w:bCs/>
        </w:rPr>
        <w:t>…</w:t>
      </w:r>
      <w:r w:rsidR="007D31C5" w:rsidRPr="008F72E6">
        <w:rPr>
          <w:bCs/>
        </w:rPr>
        <w:t>5</w:t>
      </w:r>
    </w:p>
    <w:p w14:paraId="25BBDB84" w14:textId="6262C8E0" w:rsidR="007C673A" w:rsidRPr="008F72E6" w:rsidRDefault="007C673A" w:rsidP="007D31C5">
      <w:pPr>
        <w:spacing w:line="360" w:lineRule="auto"/>
        <w:rPr>
          <w:bCs/>
        </w:rPr>
      </w:pPr>
      <w:r w:rsidRPr="008F72E6">
        <w:rPr>
          <w:bCs/>
        </w:rPr>
        <w:t xml:space="preserve">3. </w:t>
      </w:r>
      <w:r w:rsidRPr="008F72E6">
        <w:rPr>
          <w:b/>
        </w:rPr>
        <w:t>Expected Achievements</w:t>
      </w:r>
      <w:r w:rsidR="00A92D12" w:rsidRPr="008F72E6">
        <w:rPr>
          <w:bCs/>
        </w:rPr>
        <w:t>……………………</w:t>
      </w:r>
      <w:r w:rsidR="00334F3A" w:rsidRPr="008F72E6">
        <w:rPr>
          <w:bCs/>
        </w:rPr>
        <w:t>…...</w:t>
      </w:r>
      <w:r w:rsidR="00A92D12" w:rsidRPr="008F72E6">
        <w:rPr>
          <w:bCs/>
        </w:rPr>
        <w:t>…………………………………</w:t>
      </w:r>
      <w:r w:rsidR="00C06FFC" w:rsidRPr="008F72E6">
        <w:rPr>
          <w:bCs/>
        </w:rPr>
        <w:t>.</w:t>
      </w:r>
      <w:r w:rsidR="00A92D12" w:rsidRPr="008F72E6">
        <w:rPr>
          <w:bCs/>
        </w:rPr>
        <w:t>…</w:t>
      </w:r>
      <w:r w:rsidR="007D39F4" w:rsidRPr="008F72E6">
        <w:rPr>
          <w:bCs/>
        </w:rPr>
        <w:t>6</w:t>
      </w:r>
    </w:p>
    <w:p w14:paraId="1B016E70" w14:textId="4EA31B7F" w:rsidR="007C673A" w:rsidRPr="008F72E6" w:rsidRDefault="007C673A" w:rsidP="00C70FE7">
      <w:pPr>
        <w:spacing w:line="360" w:lineRule="auto"/>
        <w:rPr>
          <w:bCs/>
        </w:rPr>
      </w:pPr>
      <w:r w:rsidRPr="008F72E6">
        <w:rPr>
          <w:bCs/>
        </w:rPr>
        <w:tab/>
        <w:t>3.1 Project Goals</w:t>
      </w:r>
      <w:r w:rsidR="00A92D12" w:rsidRPr="008F72E6">
        <w:rPr>
          <w:bCs/>
        </w:rPr>
        <w:t>………………………….………………………………………</w:t>
      </w:r>
      <w:r w:rsidR="00C06FFC" w:rsidRPr="008F72E6">
        <w:rPr>
          <w:bCs/>
        </w:rPr>
        <w:t>..</w:t>
      </w:r>
      <w:r w:rsidR="00A92D12" w:rsidRPr="008F72E6">
        <w:rPr>
          <w:bCs/>
        </w:rPr>
        <w:t>.</w:t>
      </w:r>
      <w:r w:rsidR="007D39F4" w:rsidRPr="008F72E6">
        <w:rPr>
          <w:bCs/>
        </w:rPr>
        <w:t>6</w:t>
      </w:r>
    </w:p>
    <w:p w14:paraId="066E9399" w14:textId="7C420834" w:rsidR="007C673A" w:rsidRPr="008F72E6" w:rsidRDefault="007C673A" w:rsidP="007D31C5">
      <w:pPr>
        <w:spacing w:line="360" w:lineRule="auto"/>
        <w:rPr>
          <w:bCs/>
        </w:rPr>
      </w:pPr>
      <w:r w:rsidRPr="008F72E6">
        <w:rPr>
          <w:bCs/>
        </w:rPr>
        <w:t xml:space="preserve">4. </w:t>
      </w:r>
      <w:r w:rsidRPr="008F72E6">
        <w:rPr>
          <w:b/>
        </w:rPr>
        <w:t>Engineering Process</w:t>
      </w:r>
      <w:r w:rsidR="00A92D12" w:rsidRPr="008F72E6">
        <w:rPr>
          <w:bCs/>
        </w:rPr>
        <w:t>……………………</w:t>
      </w:r>
      <w:r w:rsidR="003C3DB0" w:rsidRPr="008F72E6">
        <w:rPr>
          <w:bCs/>
        </w:rPr>
        <w:t>.</w:t>
      </w:r>
      <w:r w:rsidR="00A92D12" w:rsidRPr="008F72E6">
        <w:rPr>
          <w:bCs/>
        </w:rPr>
        <w:t>….……………………………………</w:t>
      </w:r>
      <w:r w:rsidR="00334F3A" w:rsidRPr="008F72E6">
        <w:rPr>
          <w:bCs/>
        </w:rPr>
        <w:t>…</w:t>
      </w:r>
      <w:r w:rsidR="00C06FFC" w:rsidRPr="008F72E6">
        <w:rPr>
          <w:bCs/>
        </w:rPr>
        <w:t>.</w:t>
      </w:r>
      <w:r w:rsidR="00334F3A" w:rsidRPr="008F72E6">
        <w:rPr>
          <w:bCs/>
        </w:rPr>
        <w:t>...</w:t>
      </w:r>
      <w:r w:rsidR="001F59E7" w:rsidRPr="008F72E6">
        <w:rPr>
          <w:bCs/>
        </w:rPr>
        <w:t>6</w:t>
      </w:r>
    </w:p>
    <w:p w14:paraId="5756B27B" w14:textId="10C8A3D6" w:rsidR="007C673A" w:rsidRPr="008F72E6" w:rsidRDefault="007C673A" w:rsidP="007D31C5">
      <w:pPr>
        <w:spacing w:line="360" w:lineRule="auto"/>
        <w:rPr>
          <w:bCs/>
        </w:rPr>
      </w:pPr>
      <w:r w:rsidRPr="008F72E6">
        <w:rPr>
          <w:bCs/>
        </w:rPr>
        <w:tab/>
        <w:t>4.1 Process</w:t>
      </w:r>
      <w:r w:rsidR="00A92D12" w:rsidRPr="008F72E6">
        <w:rPr>
          <w:bCs/>
        </w:rPr>
        <w:t>………………………….………………………….…………………</w:t>
      </w:r>
      <w:r w:rsidR="00C06FFC" w:rsidRPr="008F72E6">
        <w:rPr>
          <w:bCs/>
        </w:rPr>
        <w:t>..</w:t>
      </w:r>
      <w:r w:rsidR="00A92D12" w:rsidRPr="008F72E6">
        <w:rPr>
          <w:bCs/>
        </w:rPr>
        <w:t>.</w:t>
      </w:r>
      <w:r w:rsidR="001F59E7" w:rsidRPr="008F72E6">
        <w:rPr>
          <w:bCs/>
        </w:rPr>
        <w:t>6</w:t>
      </w:r>
    </w:p>
    <w:p w14:paraId="0B705DB3" w14:textId="3BB153EB" w:rsidR="007C673A" w:rsidRPr="008F72E6" w:rsidRDefault="007C673A" w:rsidP="007D31C5">
      <w:pPr>
        <w:spacing w:line="360" w:lineRule="auto"/>
        <w:rPr>
          <w:bCs/>
        </w:rPr>
      </w:pPr>
      <w:r w:rsidRPr="008F72E6">
        <w:rPr>
          <w:bCs/>
        </w:rPr>
        <w:tab/>
        <w:t xml:space="preserve">4.2 </w:t>
      </w:r>
      <w:r w:rsidR="001F59E7" w:rsidRPr="008F72E6">
        <w:rPr>
          <w:bCs/>
        </w:rPr>
        <w:t>System</w:t>
      </w:r>
      <w:r w:rsidR="00A92D12" w:rsidRPr="008F72E6">
        <w:rPr>
          <w:bCs/>
        </w:rPr>
        <w:t>………………………….………………………….………………</w:t>
      </w:r>
      <w:r w:rsidR="00C06FFC" w:rsidRPr="008F72E6">
        <w:rPr>
          <w:bCs/>
        </w:rPr>
        <w:t>.</w:t>
      </w:r>
      <w:r w:rsidR="00334F3A" w:rsidRPr="008F72E6">
        <w:rPr>
          <w:bCs/>
        </w:rPr>
        <w:t>…...</w:t>
      </w:r>
      <w:r w:rsidR="001F59E7" w:rsidRPr="008F72E6">
        <w:rPr>
          <w:bCs/>
        </w:rPr>
        <w:t>7</w:t>
      </w:r>
    </w:p>
    <w:p w14:paraId="18BC3EAC" w14:textId="3E61BE25" w:rsidR="001F59E7" w:rsidRPr="008F72E6" w:rsidRDefault="001F59E7" w:rsidP="001F59E7">
      <w:pPr>
        <w:spacing w:line="360" w:lineRule="auto"/>
        <w:rPr>
          <w:bCs/>
        </w:rPr>
      </w:pPr>
      <w:r w:rsidRPr="008F72E6">
        <w:rPr>
          <w:bCs/>
        </w:rPr>
        <w:tab/>
        <w:t>4.3 choosing questions….………………………….………………</w:t>
      </w:r>
      <w:r w:rsidR="00334F3A" w:rsidRPr="008F72E6">
        <w:rPr>
          <w:bCs/>
        </w:rPr>
        <w:t>…...</w:t>
      </w:r>
      <w:r w:rsidRPr="008F72E6">
        <w:rPr>
          <w:bCs/>
        </w:rPr>
        <w:t>…………7</w:t>
      </w:r>
    </w:p>
    <w:p w14:paraId="7C8A0E7B" w14:textId="0106AD2A" w:rsidR="001F59E7" w:rsidRPr="008F72E6" w:rsidRDefault="001F59E7" w:rsidP="001F59E7">
      <w:pPr>
        <w:spacing w:line="360" w:lineRule="auto"/>
        <w:ind w:firstLine="720"/>
        <w:rPr>
          <w:bCs/>
        </w:rPr>
      </w:pPr>
      <w:r w:rsidRPr="008F72E6">
        <w:rPr>
          <w:bCs/>
        </w:rPr>
        <w:t>4.4 ch</w:t>
      </w:r>
      <w:r w:rsidR="0060414E" w:rsidRPr="008F72E6">
        <w:rPr>
          <w:bCs/>
        </w:rPr>
        <w:t>ecking motivation</w:t>
      </w:r>
      <w:r w:rsidRPr="008F72E6">
        <w:rPr>
          <w:bCs/>
        </w:rPr>
        <w:t>….………………………….………………</w:t>
      </w:r>
      <w:r w:rsidR="00334F3A" w:rsidRPr="008F72E6">
        <w:rPr>
          <w:bCs/>
        </w:rPr>
        <w:t>…...</w:t>
      </w:r>
      <w:r w:rsidRPr="008F72E6">
        <w:rPr>
          <w:bCs/>
        </w:rPr>
        <w:t>………</w:t>
      </w:r>
      <w:r w:rsidR="00C06FFC" w:rsidRPr="008F72E6">
        <w:rPr>
          <w:bCs/>
        </w:rPr>
        <w:t>…</w:t>
      </w:r>
      <w:r w:rsidRPr="008F72E6">
        <w:rPr>
          <w:bCs/>
        </w:rPr>
        <w:t>8</w:t>
      </w:r>
    </w:p>
    <w:p w14:paraId="5B0D63A6" w14:textId="3164D285" w:rsidR="0060414E" w:rsidRPr="008F72E6" w:rsidRDefault="0060414E" w:rsidP="0060414E">
      <w:pPr>
        <w:spacing w:line="360" w:lineRule="auto"/>
        <w:ind w:firstLine="720"/>
        <w:rPr>
          <w:bCs/>
        </w:rPr>
      </w:pPr>
      <w:r w:rsidRPr="008F72E6">
        <w:rPr>
          <w:bCs/>
        </w:rPr>
        <w:t xml:space="preserve">4.5 </w:t>
      </w:r>
      <w:r w:rsidR="00334F3A" w:rsidRPr="008F72E6">
        <w:rPr>
          <w:bCs/>
        </w:rPr>
        <w:t>The</w:t>
      </w:r>
      <w:r w:rsidRPr="008F72E6">
        <w:rPr>
          <w:bCs/>
        </w:rPr>
        <w:t xml:space="preserve"> Architecture….………………………….………………</w:t>
      </w:r>
      <w:r w:rsidR="00334F3A" w:rsidRPr="008F72E6">
        <w:rPr>
          <w:bCs/>
        </w:rPr>
        <w:t>…...</w:t>
      </w:r>
      <w:r w:rsidRPr="008F72E6">
        <w:rPr>
          <w:bCs/>
        </w:rPr>
        <w:t>…………</w:t>
      </w:r>
      <w:r w:rsidR="00334F3A" w:rsidRPr="008F72E6">
        <w:rPr>
          <w:bCs/>
        </w:rPr>
        <w:t>…</w:t>
      </w:r>
      <w:r w:rsidR="00C06FFC" w:rsidRPr="008F72E6">
        <w:rPr>
          <w:bCs/>
        </w:rPr>
        <w:t>.</w:t>
      </w:r>
      <w:r w:rsidR="00334F3A" w:rsidRPr="008F72E6">
        <w:rPr>
          <w:bCs/>
        </w:rPr>
        <w:t>8</w:t>
      </w:r>
    </w:p>
    <w:p w14:paraId="5FC6ABC0" w14:textId="4D59B14F" w:rsidR="00334F3A" w:rsidRPr="008F72E6" w:rsidRDefault="00334F3A" w:rsidP="00334F3A">
      <w:pPr>
        <w:spacing w:line="360" w:lineRule="auto"/>
        <w:rPr>
          <w:bCs/>
        </w:rPr>
      </w:pPr>
      <w:r w:rsidRPr="008F72E6">
        <w:rPr>
          <w:bCs/>
        </w:rPr>
        <w:t xml:space="preserve">5. </w:t>
      </w:r>
      <w:r w:rsidRPr="008F72E6">
        <w:rPr>
          <w:b/>
        </w:rPr>
        <w:t>Product</w:t>
      </w:r>
      <w:r w:rsidRPr="008F72E6">
        <w:rPr>
          <w:bCs/>
        </w:rPr>
        <w:t>. ………………………….…………………………...…………………………9</w:t>
      </w:r>
    </w:p>
    <w:p w14:paraId="1C1C8046" w14:textId="2D708D9D" w:rsidR="007C673A" w:rsidRPr="008F72E6" w:rsidRDefault="007C673A" w:rsidP="007D31C5">
      <w:pPr>
        <w:spacing w:line="360" w:lineRule="auto"/>
        <w:rPr>
          <w:bCs/>
        </w:rPr>
      </w:pPr>
      <w:r w:rsidRPr="008F72E6">
        <w:rPr>
          <w:bCs/>
        </w:rPr>
        <w:tab/>
      </w:r>
      <w:r w:rsidR="00C55FA7" w:rsidRPr="008F72E6">
        <w:rPr>
          <w:bCs/>
        </w:rPr>
        <w:t>5.</w:t>
      </w:r>
      <w:r w:rsidR="000436F1" w:rsidRPr="008F72E6">
        <w:rPr>
          <w:bCs/>
        </w:rPr>
        <w:t>1</w:t>
      </w:r>
      <w:r w:rsidRPr="008F72E6">
        <w:rPr>
          <w:bCs/>
        </w:rPr>
        <w:t xml:space="preserve"> </w:t>
      </w:r>
      <w:r w:rsidR="00C55FA7" w:rsidRPr="008F72E6">
        <w:rPr>
          <w:rFonts w:asciiTheme="majorHAnsi" w:hAnsiTheme="majorHAnsi" w:cstheme="majorHAnsi"/>
          <w:b/>
          <w:u w:val="single"/>
        </w:rPr>
        <w:t>Activity Diagram</w:t>
      </w:r>
      <w:r w:rsidR="00C55FA7" w:rsidRPr="008F72E6">
        <w:rPr>
          <w:bCs/>
        </w:rPr>
        <w:t xml:space="preserve"> </w:t>
      </w:r>
      <w:r w:rsidR="00A92D12" w:rsidRPr="008F72E6">
        <w:rPr>
          <w:bCs/>
        </w:rPr>
        <w:t>………………………….………………………</w:t>
      </w:r>
      <w:r w:rsidR="00C55FA7" w:rsidRPr="008F72E6">
        <w:rPr>
          <w:bCs/>
        </w:rPr>
        <w:t>………</w:t>
      </w:r>
      <w:r w:rsidR="00A92D12" w:rsidRPr="008F72E6">
        <w:rPr>
          <w:bCs/>
        </w:rPr>
        <w:t>…...</w:t>
      </w:r>
      <w:r w:rsidR="005841B7" w:rsidRPr="008F72E6">
        <w:rPr>
          <w:bCs/>
        </w:rPr>
        <w:t>1</w:t>
      </w:r>
      <w:r w:rsidR="00C55FA7" w:rsidRPr="008F72E6">
        <w:rPr>
          <w:bCs/>
        </w:rPr>
        <w:t>2</w:t>
      </w:r>
    </w:p>
    <w:p w14:paraId="164D84BB" w14:textId="536DF6F4" w:rsidR="007C673A" w:rsidRPr="008F72E6" w:rsidRDefault="007C673A" w:rsidP="007D31C5">
      <w:pPr>
        <w:spacing w:line="360" w:lineRule="auto"/>
        <w:rPr>
          <w:bCs/>
        </w:rPr>
      </w:pPr>
      <w:r w:rsidRPr="008F72E6">
        <w:rPr>
          <w:bCs/>
        </w:rPr>
        <w:tab/>
      </w:r>
      <w:r w:rsidR="00C55FA7" w:rsidRPr="008F72E6">
        <w:rPr>
          <w:bCs/>
        </w:rPr>
        <w:tab/>
        <w:t>5.</w:t>
      </w:r>
      <w:r w:rsidR="000436F1" w:rsidRPr="008F72E6">
        <w:rPr>
          <w:bCs/>
        </w:rPr>
        <w:t>1</w:t>
      </w:r>
      <w:r w:rsidR="00C55FA7" w:rsidRPr="008F72E6">
        <w:rPr>
          <w:bCs/>
        </w:rPr>
        <w:t>.1</w:t>
      </w:r>
      <w:r w:rsidRPr="008F72E6">
        <w:rPr>
          <w:bCs/>
        </w:rPr>
        <w:t xml:space="preserve"> </w:t>
      </w:r>
      <w:r w:rsidR="00C55FA7" w:rsidRPr="008F72E6">
        <w:rPr>
          <w:bCs/>
        </w:rPr>
        <w:t>Login</w:t>
      </w:r>
      <w:r w:rsidR="00A92D12" w:rsidRPr="008F72E6">
        <w:rPr>
          <w:bCs/>
        </w:rPr>
        <w:t>……………</w:t>
      </w:r>
      <w:r w:rsidR="00C55FA7" w:rsidRPr="008F72E6">
        <w:rPr>
          <w:bCs/>
        </w:rPr>
        <w:t>……………………</w:t>
      </w:r>
      <w:r w:rsidR="00A92D12" w:rsidRPr="008F72E6">
        <w:rPr>
          <w:bCs/>
        </w:rPr>
        <w:t>…………….………………...</w:t>
      </w:r>
      <w:r w:rsidR="005841B7" w:rsidRPr="008F72E6">
        <w:rPr>
          <w:bCs/>
        </w:rPr>
        <w:t>1</w:t>
      </w:r>
      <w:r w:rsidR="00F40BA1" w:rsidRPr="008F72E6">
        <w:rPr>
          <w:bCs/>
        </w:rPr>
        <w:t>2</w:t>
      </w:r>
    </w:p>
    <w:p w14:paraId="10331AA7" w14:textId="28016E91" w:rsidR="00C55FA7" w:rsidRDefault="007C673A" w:rsidP="00C55FA7">
      <w:pPr>
        <w:spacing w:line="360" w:lineRule="auto"/>
        <w:rPr>
          <w:bCs/>
        </w:rPr>
      </w:pPr>
      <w:r w:rsidRPr="008F72E6">
        <w:rPr>
          <w:bCs/>
        </w:rPr>
        <w:tab/>
      </w:r>
      <w:r w:rsidR="00C55FA7" w:rsidRPr="008F72E6">
        <w:rPr>
          <w:bCs/>
        </w:rPr>
        <w:tab/>
        <w:t>5.</w:t>
      </w:r>
      <w:r w:rsidR="001D1400">
        <w:rPr>
          <w:bCs/>
        </w:rPr>
        <w:t>1</w:t>
      </w:r>
      <w:r w:rsidR="00C55FA7" w:rsidRPr="008F72E6">
        <w:rPr>
          <w:bCs/>
        </w:rPr>
        <w:t>.</w:t>
      </w:r>
      <w:r w:rsidR="001D1400">
        <w:rPr>
          <w:bCs/>
        </w:rPr>
        <w:t>2</w:t>
      </w:r>
      <w:r w:rsidR="00C55FA7" w:rsidRPr="008F72E6">
        <w:rPr>
          <w:bCs/>
        </w:rPr>
        <w:t xml:space="preserve"> Register……………………………………………….…………</w:t>
      </w:r>
      <w:proofErr w:type="gramStart"/>
      <w:r w:rsidR="00C55FA7" w:rsidRPr="008F72E6">
        <w:rPr>
          <w:bCs/>
        </w:rPr>
        <w:t>…..</w:t>
      </w:r>
      <w:proofErr w:type="gramEnd"/>
      <w:r w:rsidR="00C55FA7" w:rsidRPr="008F72E6">
        <w:rPr>
          <w:bCs/>
        </w:rPr>
        <w:t>13</w:t>
      </w:r>
    </w:p>
    <w:p w14:paraId="59FB6FD7" w14:textId="714107E6" w:rsidR="00EC164E" w:rsidRPr="008F72E6" w:rsidRDefault="00EC164E" w:rsidP="00EC164E">
      <w:pPr>
        <w:spacing w:line="360" w:lineRule="auto"/>
        <w:ind w:left="720" w:firstLine="720"/>
        <w:rPr>
          <w:bCs/>
        </w:rPr>
      </w:pPr>
      <w:r w:rsidRPr="008F72E6">
        <w:rPr>
          <w:bCs/>
        </w:rPr>
        <w:t>5.</w:t>
      </w:r>
      <w:r>
        <w:rPr>
          <w:bCs/>
        </w:rPr>
        <w:t>1</w:t>
      </w:r>
      <w:r w:rsidRPr="008F72E6">
        <w:rPr>
          <w:bCs/>
        </w:rPr>
        <w:t>.</w:t>
      </w:r>
      <w:r>
        <w:rPr>
          <w:bCs/>
        </w:rPr>
        <w:t>3</w:t>
      </w:r>
      <w:r w:rsidRPr="008F72E6">
        <w:rPr>
          <w:bCs/>
        </w:rPr>
        <w:t xml:space="preserve"> </w:t>
      </w:r>
      <w:r>
        <w:rPr>
          <w:bCs/>
        </w:rPr>
        <w:t>playing</w:t>
      </w:r>
      <w:r w:rsidRPr="008F72E6">
        <w:rPr>
          <w:bCs/>
        </w:rPr>
        <w:t>……………………………………………….……………..13</w:t>
      </w:r>
    </w:p>
    <w:p w14:paraId="78E31864" w14:textId="06178FA7" w:rsidR="00C55FA7" w:rsidRPr="008F72E6" w:rsidRDefault="00C55FA7" w:rsidP="004B3CBB">
      <w:pPr>
        <w:spacing w:line="360" w:lineRule="auto"/>
        <w:ind w:firstLine="720"/>
        <w:rPr>
          <w:bCs/>
        </w:rPr>
      </w:pPr>
      <w:r w:rsidRPr="008F72E6">
        <w:rPr>
          <w:bCs/>
        </w:rPr>
        <w:t>5</w:t>
      </w:r>
      <w:r w:rsidR="000436F1" w:rsidRPr="008F72E6">
        <w:rPr>
          <w:bCs/>
        </w:rPr>
        <w:t>.2</w:t>
      </w:r>
      <w:r w:rsidRPr="008F72E6">
        <w:rPr>
          <w:bCs/>
        </w:rPr>
        <w:t xml:space="preserve"> </w:t>
      </w:r>
      <w:r w:rsidR="00136544" w:rsidRPr="008F72E6">
        <w:rPr>
          <w:rFonts w:asciiTheme="majorHAnsi" w:hAnsiTheme="majorHAnsi" w:cstheme="majorHAnsi"/>
          <w:b/>
          <w:u w:val="single"/>
        </w:rPr>
        <w:t>Package</w:t>
      </w:r>
      <w:r w:rsidRPr="008F72E6">
        <w:rPr>
          <w:rFonts w:asciiTheme="majorHAnsi" w:hAnsiTheme="majorHAnsi" w:cstheme="majorHAnsi"/>
          <w:b/>
          <w:u w:val="single"/>
        </w:rPr>
        <w:t xml:space="preserve"> Diagram</w:t>
      </w:r>
      <w:r w:rsidRPr="008F72E6">
        <w:rPr>
          <w:bCs/>
        </w:rPr>
        <w:t xml:space="preserve"> ……………………….…………………………………</w:t>
      </w:r>
      <w:r w:rsidR="00136544" w:rsidRPr="008F72E6">
        <w:rPr>
          <w:bCs/>
        </w:rPr>
        <w:t>…..</w:t>
      </w:r>
      <w:r w:rsidRPr="008F72E6">
        <w:rPr>
          <w:bCs/>
        </w:rPr>
        <w:t>.14</w:t>
      </w:r>
    </w:p>
    <w:p w14:paraId="265284B5" w14:textId="7094A92E" w:rsidR="007C673A" w:rsidRPr="008F72E6" w:rsidRDefault="007C673A" w:rsidP="00C06FFC">
      <w:pPr>
        <w:spacing w:line="360" w:lineRule="auto"/>
        <w:rPr>
          <w:bCs/>
        </w:rPr>
      </w:pPr>
      <w:r w:rsidRPr="008F72E6">
        <w:rPr>
          <w:bCs/>
        </w:rPr>
        <w:tab/>
      </w:r>
      <w:r w:rsidR="00C06FFC" w:rsidRPr="008F72E6">
        <w:rPr>
          <w:bCs/>
        </w:rPr>
        <w:t>5.</w:t>
      </w:r>
      <w:r w:rsidR="000436F1" w:rsidRPr="008F72E6">
        <w:rPr>
          <w:bCs/>
        </w:rPr>
        <w:t>3</w:t>
      </w:r>
      <w:r w:rsidRPr="008F72E6">
        <w:rPr>
          <w:bCs/>
        </w:rPr>
        <w:t xml:space="preserve"> </w:t>
      </w:r>
      <w:r w:rsidR="00C06FFC" w:rsidRPr="008F72E6">
        <w:rPr>
          <w:rFonts w:asciiTheme="majorHAnsi" w:hAnsiTheme="majorHAnsi" w:cstheme="majorHAnsi"/>
          <w:b/>
          <w:u w:val="single"/>
        </w:rPr>
        <w:t>Screens</w:t>
      </w:r>
      <w:r w:rsidR="00C06FFC" w:rsidRPr="008F72E6">
        <w:rPr>
          <w:bCs/>
        </w:rPr>
        <w:t xml:space="preserve"> ……………………….………………………………………….…</w:t>
      </w:r>
      <w:proofErr w:type="gramStart"/>
      <w:r w:rsidR="00C06FFC" w:rsidRPr="008F72E6">
        <w:rPr>
          <w:bCs/>
        </w:rPr>
        <w:t>…..</w:t>
      </w:r>
      <w:proofErr w:type="gramEnd"/>
      <w:r w:rsidR="00C06FFC" w:rsidRPr="008F72E6">
        <w:rPr>
          <w:bCs/>
        </w:rPr>
        <w:t>15</w:t>
      </w:r>
    </w:p>
    <w:p w14:paraId="79CC61D3" w14:textId="1B36129A" w:rsidR="00C06FFC" w:rsidRPr="008F72E6" w:rsidRDefault="00C06FFC" w:rsidP="00C06FFC">
      <w:pPr>
        <w:spacing w:line="360" w:lineRule="auto"/>
        <w:rPr>
          <w:bCs/>
        </w:rPr>
      </w:pPr>
      <w:r w:rsidRPr="008F72E6">
        <w:rPr>
          <w:bCs/>
        </w:rPr>
        <w:t xml:space="preserve">6. </w:t>
      </w:r>
      <w:r w:rsidRPr="008F72E6">
        <w:rPr>
          <w:b/>
        </w:rPr>
        <w:t>Evaluation/Verification Plan</w:t>
      </w:r>
      <w:r w:rsidRPr="008F72E6">
        <w:rPr>
          <w:bCs/>
        </w:rPr>
        <w:t>………………………….……………………………...2</w:t>
      </w:r>
      <w:r w:rsidR="002A7279">
        <w:rPr>
          <w:bCs/>
        </w:rPr>
        <w:t>5</w:t>
      </w:r>
    </w:p>
    <w:p w14:paraId="7A84437F" w14:textId="007AEA59" w:rsidR="00C06FFC" w:rsidRDefault="00C06FFC" w:rsidP="00C06FFC">
      <w:pPr>
        <w:spacing w:line="360" w:lineRule="auto"/>
        <w:rPr>
          <w:bCs/>
        </w:rPr>
      </w:pPr>
      <w:r w:rsidRPr="008F72E6">
        <w:rPr>
          <w:bCs/>
        </w:rPr>
        <w:t xml:space="preserve">7. </w:t>
      </w:r>
      <w:r w:rsidRPr="008F72E6">
        <w:rPr>
          <w:b/>
        </w:rPr>
        <w:t>User Guide</w:t>
      </w:r>
      <w:r w:rsidRPr="008F72E6">
        <w:rPr>
          <w:bCs/>
        </w:rPr>
        <w:t>.……………………….…………………………...…………………</w:t>
      </w:r>
      <w:proofErr w:type="gramStart"/>
      <w:r w:rsidRPr="008F72E6">
        <w:rPr>
          <w:bCs/>
        </w:rPr>
        <w:t>…..</w:t>
      </w:r>
      <w:proofErr w:type="gramEnd"/>
      <w:r w:rsidRPr="008F72E6">
        <w:rPr>
          <w:bCs/>
        </w:rPr>
        <w:t>…2</w:t>
      </w:r>
      <w:r w:rsidR="002A7279">
        <w:rPr>
          <w:bCs/>
        </w:rPr>
        <w:t>7</w:t>
      </w:r>
    </w:p>
    <w:p w14:paraId="60E5BDF3" w14:textId="1B936B0A" w:rsidR="001D1400" w:rsidRPr="008F72E6" w:rsidRDefault="001D1400" w:rsidP="00C06FFC">
      <w:pPr>
        <w:spacing w:line="360" w:lineRule="auto"/>
        <w:rPr>
          <w:bCs/>
        </w:rPr>
      </w:pPr>
      <w:r>
        <w:rPr>
          <w:bCs/>
        </w:rPr>
        <w:t xml:space="preserve">8. </w:t>
      </w:r>
      <w:r>
        <w:rPr>
          <w:b/>
        </w:rPr>
        <w:t>Programmer Guide</w:t>
      </w:r>
      <w:r w:rsidRPr="008F72E6">
        <w:rPr>
          <w:bCs/>
        </w:rPr>
        <w:t>.…….…………………………...…………………</w:t>
      </w:r>
      <w:r>
        <w:rPr>
          <w:bCs/>
        </w:rPr>
        <w:t>……</w:t>
      </w:r>
      <w:proofErr w:type="gramStart"/>
      <w:r>
        <w:rPr>
          <w:bCs/>
        </w:rPr>
        <w:t>….</w:t>
      </w:r>
      <w:r w:rsidRPr="008F72E6">
        <w:rPr>
          <w:bCs/>
        </w:rPr>
        <w:t>…..</w:t>
      </w:r>
      <w:proofErr w:type="gramEnd"/>
      <w:r w:rsidRPr="008F72E6">
        <w:rPr>
          <w:bCs/>
        </w:rPr>
        <w:t>…2</w:t>
      </w:r>
      <w:r w:rsidR="002A7279">
        <w:rPr>
          <w:bCs/>
        </w:rPr>
        <w:t>7</w:t>
      </w:r>
    </w:p>
    <w:p w14:paraId="7362506C" w14:textId="608E1476" w:rsidR="00C06FFC" w:rsidRPr="008F72E6" w:rsidRDefault="001D1400" w:rsidP="00C06FFC">
      <w:pPr>
        <w:spacing w:line="360" w:lineRule="auto"/>
        <w:rPr>
          <w:bCs/>
        </w:rPr>
      </w:pPr>
      <w:r>
        <w:rPr>
          <w:bCs/>
        </w:rPr>
        <w:t>9</w:t>
      </w:r>
      <w:r w:rsidR="00C06FFC" w:rsidRPr="008F72E6">
        <w:rPr>
          <w:b/>
        </w:rPr>
        <w:t>. Results and conclusions</w:t>
      </w:r>
      <w:r w:rsidR="00C06FFC" w:rsidRPr="008F72E6">
        <w:rPr>
          <w:bCs/>
        </w:rPr>
        <w:t>.…….…………………………...……………………..…</w:t>
      </w:r>
      <w:r w:rsidR="002A7279">
        <w:rPr>
          <w:bCs/>
        </w:rPr>
        <w:t>30</w:t>
      </w:r>
    </w:p>
    <w:p w14:paraId="33A293B1" w14:textId="20E0297A" w:rsidR="007C673A" w:rsidRPr="008F72E6" w:rsidRDefault="001D1400" w:rsidP="007D31C5">
      <w:pPr>
        <w:spacing w:line="360" w:lineRule="auto"/>
      </w:pPr>
      <w:r>
        <w:rPr>
          <w:bCs/>
        </w:rPr>
        <w:t>10</w:t>
      </w:r>
      <w:r w:rsidR="007C673A" w:rsidRPr="008F72E6">
        <w:rPr>
          <w:bCs/>
        </w:rPr>
        <w:t xml:space="preserve">. </w:t>
      </w:r>
      <w:r w:rsidR="007C673A" w:rsidRPr="008F72E6">
        <w:rPr>
          <w:b/>
        </w:rPr>
        <w:t>References</w:t>
      </w:r>
      <w:r w:rsidR="00A92D12" w:rsidRPr="008F72E6">
        <w:rPr>
          <w:bCs/>
        </w:rPr>
        <w:t>………………………</w:t>
      </w:r>
      <w:proofErr w:type="gramStart"/>
      <w:r w:rsidR="00A92D12" w:rsidRPr="008F72E6">
        <w:rPr>
          <w:bCs/>
        </w:rPr>
        <w:t>….…</w:t>
      </w:r>
      <w:r w:rsidR="003C3DB0" w:rsidRPr="008F72E6">
        <w:rPr>
          <w:bCs/>
        </w:rPr>
        <w:t>..</w:t>
      </w:r>
      <w:proofErr w:type="gramEnd"/>
      <w:r w:rsidR="00A92D12" w:rsidRPr="008F72E6">
        <w:rPr>
          <w:bCs/>
        </w:rPr>
        <w:t>…………………….……………………….</w:t>
      </w:r>
      <w:r w:rsidR="002A7279">
        <w:rPr>
          <w:bCs/>
        </w:rPr>
        <w:t>31</w:t>
      </w:r>
    </w:p>
    <w:p w14:paraId="72BBA1BC" w14:textId="77777777" w:rsidR="00334F3A" w:rsidRPr="008F72E6" w:rsidRDefault="00334F3A" w:rsidP="00996597">
      <w:pPr>
        <w:pBdr>
          <w:top w:val="nil"/>
          <w:left w:val="nil"/>
          <w:bottom w:val="nil"/>
          <w:right w:val="nil"/>
          <w:between w:val="nil"/>
        </w:pBdr>
        <w:rPr>
          <w:rFonts w:asciiTheme="majorHAnsi" w:hAnsiTheme="majorHAnsi" w:cstheme="majorHAnsi"/>
          <w:b/>
          <w:color w:val="000000"/>
          <w:u w:val="single"/>
        </w:rPr>
      </w:pPr>
    </w:p>
    <w:p w14:paraId="2FA50E2C" w14:textId="77777777" w:rsidR="00C06FFC" w:rsidRPr="008F72E6" w:rsidRDefault="00C06FFC" w:rsidP="00996597">
      <w:pPr>
        <w:pBdr>
          <w:top w:val="nil"/>
          <w:left w:val="nil"/>
          <w:bottom w:val="nil"/>
          <w:right w:val="nil"/>
          <w:between w:val="nil"/>
        </w:pBdr>
        <w:rPr>
          <w:rFonts w:asciiTheme="majorHAnsi" w:hAnsiTheme="majorHAnsi" w:cstheme="majorHAnsi"/>
          <w:b/>
          <w:color w:val="000000"/>
          <w:u w:val="single"/>
        </w:rPr>
      </w:pPr>
    </w:p>
    <w:p w14:paraId="798372BD" w14:textId="77777777" w:rsidR="000436F1" w:rsidRPr="008F72E6" w:rsidRDefault="000436F1" w:rsidP="00996597">
      <w:pPr>
        <w:pBdr>
          <w:top w:val="nil"/>
          <w:left w:val="nil"/>
          <w:bottom w:val="nil"/>
          <w:right w:val="nil"/>
          <w:between w:val="nil"/>
        </w:pBdr>
        <w:rPr>
          <w:rFonts w:asciiTheme="majorHAnsi" w:hAnsiTheme="majorHAnsi" w:cstheme="majorHAnsi"/>
          <w:b/>
          <w:color w:val="000000"/>
          <w:u w:val="single"/>
        </w:rPr>
      </w:pPr>
    </w:p>
    <w:p w14:paraId="489A34E7" w14:textId="77777777" w:rsidR="001D1400" w:rsidRDefault="001D1400" w:rsidP="00996597">
      <w:pPr>
        <w:pBdr>
          <w:top w:val="nil"/>
          <w:left w:val="nil"/>
          <w:bottom w:val="nil"/>
          <w:right w:val="nil"/>
          <w:between w:val="nil"/>
        </w:pBdr>
        <w:rPr>
          <w:rFonts w:asciiTheme="majorHAnsi" w:hAnsiTheme="majorHAnsi" w:cstheme="majorHAnsi"/>
          <w:b/>
          <w:color w:val="000000"/>
          <w:u w:val="single"/>
        </w:rPr>
      </w:pPr>
    </w:p>
    <w:p w14:paraId="2D57E9D7" w14:textId="77777777" w:rsidR="001D1400" w:rsidRDefault="001D1400" w:rsidP="00996597">
      <w:pPr>
        <w:pBdr>
          <w:top w:val="nil"/>
          <w:left w:val="nil"/>
          <w:bottom w:val="nil"/>
          <w:right w:val="nil"/>
          <w:between w:val="nil"/>
        </w:pBdr>
        <w:rPr>
          <w:rFonts w:asciiTheme="majorHAnsi" w:hAnsiTheme="majorHAnsi" w:cstheme="majorHAnsi"/>
          <w:b/>
          <w:color w:val="000000"/>
          <w:u w:val="single"/>
        </w:rPr>
      </w:pPr>
    </w:p>
    <w:p w14:paraId="7ED724FC" w14:textId="77777777" w:rsidR="001D1400" w:rsidRDefault="001D1400" w:rsidP="00996597">
      <w:pPr>
        <w:pBdr>
          <w:top w:val="nil"/>
          <w:left w:val="nil"/>
          <w:bottom w:val="nil"/>
          <w:right w:val="nil"/>
          <w:between w:val="nil"/>
        </w:pBdr>
        <w:rPr>
          <w:rFonts w:asciiTheme="majorHAnsi" w:hAnsiTheme="majorHAnsi" w:cstheme="majorHAnsi"/>
          <w:b/>
          <w:color w:val="000000"/>
          <w:u w:val="single"/>
        </w:rPr>
      </w:pPr>
    </w:p>
    <w:p w14:paraId="5D3563F2" w14:textId="20B29A53" w:rsidR="009E0FDC" w:rsidRPr="008F72E6" w:rsidRDefault="00435157" w:rsidP="00996597">
      <w:pPr>
        <w:pBdr>
          <w:top w:val="nil"/>
          <w:left w:val="nil"/>
          <w:bottom w:val="nil"/>
          <w:right w:val="nil"/>
          <w:between w:val="nil"/>
        </w:pBdr>
        <w:rPr>
          <w:rFonts w:asciiTheme="majorHAnsi" w:hAnsiTheme="majorHAnsi" w:cstheme="majorHAnsi"/>
          <w:b/>
          <w:i/>
          <w:iCs/>
          <w:u w:val="single"/>
        </w:rPr>
      </w:pPr>
      <w:r w:rsidRPr="008F72E6">
        <w:rPr>
          <w:rFonts w:asciiTheme="majorHAnsi" w:hAnsiTheme="majorHAnsi" w:cstheme="majorHAnsi"/>
          <w:b/>
          <w:color w:val="000000"/>
          <w:u w:val="single"/>
        </w:rPr>
        <w:t>Abstract</w:t>
      </w:r>
    </w:p>
    <w:p w14:paraId="5405D586" w14:textId="77777777" w:rsidR="002875D5" w:rsidRPr="008F72E6" w:rsidRDefault="002875D5" w:rsidP="002875D5">
      <w:pPr>
        <w:autoSpaceDE w:val="0"/>
        <w:autoSpaceDN w:val="0"/>
        <w:adjustRightInd w:val="0"/>
        <w:spacing w:line="240" w:lineRule="auto"/>
        <w:rPr>
          <w:rFonts w:ascii="Calibri" w:hAnsi="Calibri" w:cs="Calibri"/>
        </w:rPr>
      </w:pPr>
      <w:r w:rsidRPr="008F72E6">
        <w:rPr>
          <w:rFonts w:ascii="Calibri" w:hAnsi="Calibri" w:cs="Calibri"/>
        </w:rPr>
        <w:t>The use of Gamification which is adding game mechanics into nongame environments has</w:t>
      </w:r>
    </w:p>
    <w:p w14:paraId="7EDD48B2" w14:textId="77777777" w:rsidR="002875D5" w:rsidRPr="008F72E6" w:rsidRDefault="002875D5" w:rsidP="002875D5">
      <w:pPr>
        <w:autoSpaceDE w:val="0"/>
        <w:autoSpaceDN w:val="0"/>
        <w:adjustRightInd w:val="0"/>
        <w:spacing w:line="240" w:lineRule="auto"/>
        <w:rPr>
          <w:rFonts w:ascii="Calibri" w:hAnsi="Calibri" w:cs="Calibri"/>
        </w:rPr>
      </w:pPr>
      <w:r w:rsidRPr="008F72E6">
        <w:rPr>
          <w:rFonts w:ascii="Calibri" w:hAnsi="Calibri" w:cs="Calibri"/>
        </w:rPr>
        <w:t>greatly increased during the last years. At the same time, technology advances have opened</w:t>
      </w:r>
    </w:p>
    <w:p w14:paraId="0A3ADEC3" w14:textId="77777777" w:rsidR="002875D5" w:rsidRPr="008F72E6" w:rsidRDefault="002875D5" w:rsidP="002875D5">
      <w:pPr>
        <w:autoSpaceDE w:val="0"/>
        <w:autoSpaceDN w:val="0"/>
        <w:adjustRightInd w:val="0"/>
        <w:spacing w:line="240" w:lineRule="auto"/>
        <w:rPr>
          <w:rFonts w:ascii="Calibri" w:hAnsi="Calibri" w:cs="Calibri"/>
        </w:rPr>
      </w:pPr>
      <w:r w:rsidRPr="008F72E6">
        <w:rPr>
          <w:rFonts w:ascii="Calibri" w:hAnsi="Calibri" w:cs="Calibri"/>
        </w:rPr>
        <w:t>new spaces and possibilities for the field of computer-based edutainment-education in the</w:t>
      </w:r>
    </w:p>
    <w:p w14:paraId="6EFCC6D9" w14:textId="322A9122" w:rsidR="002875D5" w:rsidRPr="008F72E6" w:rsidRDefault="002875D5" w:rsidP="002875D5">
      <w:pPr>
        <w:autoSpaceDE w:val="0"/>
        <w:autoSpaceDN w:val="0"/>
        <w:adjustRightInd w:val="0"/>
        <w:spacing w:line="240" w:lineRule="auto"/>
        <w:rPr>
          <w:rFonts w:ascii="Calibri" w:hAnsi="Calibri" w:cs="Calibri"/>
        </w:rPr>
      </w:pPr>
      <w:r w:rsidRPr="008F72E6">
        <w:rPr>
          <w:rFonts w:ascii="Calibri" w:hAnsi="Calibri" w:cs="Calibri"/>
        </w:rPr>
        <w:t xml:space="preserve">form of entertainment - where learners can achieve their learning goals while having fun. </w:t>
      </w:r>
    </w:p>
    <w:p w14:paraId="001864C7" w14:textId="0799F105" w:rsidR="002875D5" w:rsidRPr="008F72E6" w:rsidRDefault="00AC337B" w:rsidP="002875D5">
      <w:pPr>
        <w:autoSpaceDE w:val="0"/>
        <w:autoSpaceDN w:val="0"/>
        <w:adjustRightInd w:val="0"/>
        <w:spacing w:line="240" w:lineRule="auto"/>
        <w:rPr>
          <w:rFonts w:ascii="Calibri" w:hAnsi="Calibri" w:cs="Calibri"/>
        </w:rPr>
      </w:pPr>
      <w:r w:rsidRPr="008F72E6">
        <w:rPr>
          <w:rFonts w:asciiTheme="majorHAnsi" w:hAnsiTheme="majorHAnsi" w:cstheme="majorHAnsi"/>
          <w:color w:val="000000"/>
        </w:rPr>
        <w:t>In our project</w:t>
      </w:r>
      <w:r w:rsidR="002875D5" w:rsidRPr="008F72E6">
        <w:rPr>
          <w:rFonts w:asciiTheme="majorHAnsi" w:hAnsiTheme="majorHAnsi" w:cstheme="majorHAnsi"/>
          <w:color w:val="000000"/>
        </w:rPr>
        <w:t xml:space="preserve"> we develop </w:t>
      </w:r>
      <w:r w:rsidR="002875D5" w:rsidRPr="008F72E6">
        <w:rPr>
          <w:rFonts w:ascii="Calibri" w:hAnsi="Calibri" w:cs="Calibri"/>
        </w:rPr>
        <w:t>web interface that contains a learning game on a programming language, principles, and in-depth theoretical ideas in the world of programming.                                                              The system explores the motivation of the user while he is using the system.</w:t>
      </w:r>
    </w:p>
    <w:p w14:paraId="4001EFFF" w14:textId="42DED739" w:rsidR="002875D5" w:rsidRPr="008F72E6" w:rsidRDefault="002875D5" w:rsidP="002875D5">
      <w:pPr>
        <w:pStyle w:val="NormalWeb"/>
        <w:spacing w:before="0" w:beforeAutospacing="0" w:after="0" w:afterAutospacing="0"/>
        <w:rPr>
          <w:rFonts w:asciiTheme="majorHAnsi" w:hAnsiTheme="majorHAnsi" w:cstheme="majorHAnsi"/>
          <w:color w:val="000000"/>
          <w:sz w:val="22"/>
          <w:szCs w:val="22"/>
        </w:rPr>
      </w:pPr>
      <w:r w:rsidRPr="008F72E6">
        <w:rPr>
          <w:rFonts w:ascii="Calibri" w:hAnsi="Calibri" w:cs="Calibri"/>
          <w:sz w:val="22"/>
          <w:szCs w:val="22"/>
        </w:rPr>
        <w:t>This will be done through a combination of gamify elements.</w:t>
      </w:r>
    </w:p>
    <w:p w14:paraId="7E1DD9F4" w14:textId="0E5A4FA5" w:rsidR="00AC337B" w:rsidRPr="008F72E6" w:rsidRDefault="00AC337B" w:rsidP="002875D5">
      <w:pPr>
        <w:pStyle w:val="NormalWeb"/>
        <w:spacing w:before="0" w:beforeAutospacing="0" w:after="0" w:afterAutospacing="0"/>
        <w:rPr>
          <w:rFonts w:asciiTheme="majorHAnsi" w:hAnsiTheme="majorHAnsi" w:cstheme="majorHAnsi"/>
          <w:sz w:val="22"/>
          <w:szCs w:val="22"/>
        </w:rPr>
      </w:pPr>
      <w:r w:rsidRPr="008F72E6">
        <w:rPr>
          <w:rFonts w:asciiTheme="majorHAnsi" w:hAnsiTheme="majorHAnsi" w:cstheme="majorHAnsi"/>
          <w:color w:val="000000"/>
          <w:sz w:val="22"/>
          <w:szCs w:val="22"/>
        </w:rPr>
        <w:t>During development we use advanced technologies that allow us to establish a user-friendly and up-to-date interface.</w:t>
      </w:r>
    </w:p>
    <w:p w14:paraId="5A3F635E" w14:textId="77777777" w:rsidR="00AC337B" w:rsidRPr="008F72E6" w:rsidRDefault="00AC337B" w:rsidP="00AC337B">
      <w:pPr>
        <w:rPr>
          <w:rFonts w:asciiTheme="majorHAnsi" w:hAnsiTheme="majorHAnsi" w:cstheme="majorHAnsi"/>
          <w:b/>
        </w:rPr>
      </w:pPr>
    </w:p>
    <w:p w14:paraId="4CD4058F" w14:textId="77777777" w:rsidR="009E0FDC" w:rsidRPr="008F72E6" w:rsidRDefault="00435157">
      <w:pPr>
        <w:numPr>
          <w:ilvl w:val="0"/>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Introduction</w:t>
      </w:r>
    </w:p>
    <w:p w14:paraId="7CE614D0" w14:textId="77777777" w:rsidR="009E0FDC" w:rsidRPr="008F72E6" w:rsidRDefault="009E0FDC">
      <w:pPr>
        <w:pBdr>
          <w:top w:val="nil"/>
          <w:left w:val="nil"/>
          <w:bottom w:val="nil"/>
          <w:right w:val="nil"/>
          <w:between w:val="nil"/>
        </w:pBdr>
        <w:ind w:left="720"/>
        <w:rPr>
          <w:rFonts w:asciiTheme="majorHAnsi" w:hAnsiTheme="majorHAnsi" w:cstheme="majorHAnsi"/>
          <w:b/>
          <w:color w:val="000000"/>
          <w:u w:val="single"/>
        </w:rPr>
      </w:pPr>
    </w:p>
    <w:p w14:paraId="21B975E9" w14:textId="77777777" w:rsidR="009E0FDC" w:rsidRPr="008F72E6" w:rsidRDefault="00435157">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Defining the problem:</w:t>
      </w:r>
    </w:p>
    <w:p w14:paraId="306F9CB1" w14:textId="5D18892E" w:rsidR="004C1184" w:rsidRPr="008F72E6" w:rsidRDefault="004C1184" w:rsidP="004C1184">
      <w:pPr>
        <w:pStyle w:val="ListParagraph"/>
        <w:autoSpaceDE w:val="0"/>
        <w:autoSpaceDN w:val="0"/>
        <w:adjustRightInd w:val="0"/>
        <w:spacing w:line="240" w:lineRule="auto"/>
        <w:ind w:left="1080"/>
        <w:rPr>
          <w:rFonts w:ascii="Calibri" w:hAnsi="Calibri" w:cs="Calibri"/>
        </w:rPr>
      </w:pPr>
      <w:r w:rsidRPr="008F72E6">
        <w:rPr>
          <w:rFonts w:ascii="Calibri" w:hAnsi="Calibri" w:cs="Calibri"/>
        </w:rPr>
        <w:t>When students do not find interest in the study material, they may be in a state of significant lack of knowledge [</w:t>
      </w:r>
      <w:r w:rsidR="001D1400">
        <w:rPr>
          <w:rFonts w:ascii="Calibri" w:hAnsi="Calibri" w:cs="Calibri"/>
        </w:rPr>
        <w:t>2</w:t>
      </w:r>
      <w:r w:rsidRPr="008F72E6">
        <w:rPr>
          <w:rFonts w:ascii="Calibri" w:hAnsi="Calibri" w:cs="Calibri"/>
        </w:rPr>
        <w:t xml:space="preserve">]. These days we are all distracted, smartphones and the internet are catching our attention. </w:t>
      </w:r>
    </w:p>
    <w:p w14:paraId="03CEB4E9" w14:textId="3CA6C4EB" w:rsidR="003F47F2" w:rsidRPr="008F72E6" w:rsidRDefault="003F47F2" w:rsidP="004C1184">
      <w:pPr>
        <w:pStyle w:val="ListParagraph"/>
        <w:autoSpaceDE w:val="0"/>
        <w:autoSpaceDN w:val="0"/>
        <w:adjustRightInd w:val="0"/>
        <w:spacing w:line="240" w:lineRule="auto"/>
        <w:ind w:left="1080"/>
        <w:rPr>
          <w:rFonts w:ascii="Calibri" w:hAnsi="Calibri" w:cs="Calibri"/>
        </w:rPr>
      </w:pPr>
      <w:r w:rsidRPr="008F72E6">
        <w:rPr>
          <w:rFonts w:ascii="Calibri" w:hAnsi="Calibri" w:cs="Calibri"/>
        </w:rPr>
        <w:t>Although, there are many platforms on the Internet that the user can learn through, but during the learning process the user can lose interest and motivation</w:t>
      </w:r>
      <w:r w:rsidR="00B22D33" w:rsidRPr="008F72E6">
        <w:rPr>
          <w:rFonts w:ascii="Calibri" w:hAnsi="Calibri" w:cs="Calibri"/>
        </w:rPr>
        <w:t>. This will mean that the learning process may not be effective, the learner will not feel obligated to the learning process.</w:t>
      </w:r>
    </w:p>
    <w:p w14:paraId="3243F1AE" w14:textId="77777777" w:rsidR="004C1184" w:rsidRPr="008F72E6" w:rsidRDefault="004C1184" w:rsidP="004C1184">
      <w:pPr>
        <w:pStyle w:val="ListParagraph"/>
        <w:autoSpaceDE w:val="0"/>
        <w:autoSpaceDN w:val="0"/>
        <w:adjustRightInd w:val="0"/>
        <w:spacing w:line="240" w:lineRule="auto"/>
        <w:ind w:left="1080"/>
        <w:rPr>
          <w:rFonts w:ascii="Calibri" w:hAnsi="Calibri" w:cs="Calibri"/>
        </w:rPr>
      </w:pPr>
    </w:p>
    <w:p w14:paraId="2961A4F3" w14:textId="740EAE5D" w:rsidR="009E0FDC" w:rsidRPr="008F72E6" w:rsidRDefault="00435157">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Scope of the project:</w:t>
      </w:r>
    </w:p>
    <w:p w14:paraId="72441CB2" w14:textId="1A0C4EB3" w:rsidR="00B22D33" w:rsidRPr="008F72E6" w:rsidRDefault="00B22D33" w:rsidP="00B22D33">
      <w:pPr>
        <w:pBdr>
          <w:top w:val="nil"/>
          <w:left w:val="nil"/>
          <w:bottom w:val="nil"/>
          <w:right w:val="nil"/>
          <w:between w:val="nil"/>
        </w:pBdr>
        <w:ind w:left="1080"/>
        <w:rPr>
          <w:rFonts w:asciiTheme="majorHAnsi" w:eastAsia="Calibri" w:hAnsiTheme="majorHAnsi" w:cstheme="majorHAnsi"/>
          <w:color w:val="000000"/>
        </w:rPr>
      </w:pPr>
      <w:r w:rsidRPr="008F72E6">
        <w:rPr>
          <w:rFonts w:asciiTheme="majorHAnsi" w:eastAsia="Calibri" w:hAnsiTheme="majorHAnsi" w:cstheme="majorHAnsi"/>
          <w:color w:val="000000"/>
        </w:rPr>
        <w:t xml:space="preserve">'Gamification’ has become a prominent method for encouraging </w:t>
      </w:r>
      <w:r w:rsidR="00D4693F" w:rsidRPr="008F72E6">
        <w:rPr>
          <w:rFonts w:asciiTheme="majorHAnsi" w:eastAsia="Calibri" w:hAnsiTheme="majorHAnsi" w:cstheme="majorHAnsi"/>
          <w:color w:val="000000"/>
        </w:rPr>
        <w:t>habits</w:t>
      </w:r>
      <w:r w:rsidRPr="008F72E6">
        <w:rPr>
          <w:rFonts w:asciiTheme="majorHAnsi" w:eastAsia="Calibri" w:hAnsiTheme="majorHAnsi" w:cstheme="majorHAnsi"/>
          <w:color w:val="000000"/>
        </w:rPr>
        <w:t xml:space="preserve"> and enhancing motivation and engagement. Game approaches lead to a higher level of commitment and motivation of users to activities and processes in which they are </w:t>
      </w:r>
      <w:r w:rsidR="000917C7" w:rsidRPr="008F72E6">
        <w:rPr>
          <w:rFonts w:asciiTheme="majorHAnsi" w:eastAsia="Calibri" w:hAnsiTheme="majorHAnsi" w:cstheme="majorHAnsi"/>
          <w:color w:val="000000"/>
        </w:rPr>
        <w:t>involved.</w:t>
      </w:r>
    </w:p>
    <w:p w14:paraId="2201B62D" w14:textId="7ECD45A1" w:rsidR="009E0FDC" w:rsidRPr="008F72E6" w:rsidRDefault="00435157" w:rsidP="00BB2F3A">
      <w:pPr>
        <w:pBdr>
          <w:top w:val="nil"/>
          <w:left w:val="nil"/>
          <w:bottom w:val="nil"/>
          <w:right w:val="nil"/>
          <w:between w:val="nil"/>
        </w:pBdr>
        <w:spacing w:line="240" w:lineRule="auto"/>
        <w:ind w:left="1080"/>
        <w:rPr>
          <w:rFonts w:asciiTheme="majorHAnsi" w:eastAsia="Calibri" w:hAnsiTheme="majorHAnsi" w:cstheme="majorHAnsi"/>
          <w:color w:val="000000"/>
        </w:rPr>
      </w:pPr>
      <w:r w:rsidRPr="008F72E6">
        <w:rPr>
          <w:rFonts w:asciiTheme="majorHAnsi" w:eastAsia="Calibri" w:hAnsiTheme="majorHAnsi" w:cstheme="majorHAnsi"/>
        </w:rPr>
        <w:t>“</w:t>
      </w:r>
      <w:r w:rsidR="003F47F2" w:rsidRPr="008F72E6">
        <w:rPr>
          <w:rFonts w:asciiTheme="majorHAnsi" w:eastAsia="Calibri" w:hAnsiTheme="majorHAnsi" w:cstheme="majorHAnsi"/>
          <w:color w:val="000000"/>
        </w:rPr>
        <w:t>MotoProg</w:t>
      </w:r>
      <w:r w:rsidRPr="008F72E6">
        <w:rPr>
          <w:rFonts w:asciiTheme="majorHAnsi" w:eastAsia="Calibri" w:hAnsiTheme="majorHAnsi" w:cstheme="majorHAnsi"/>
        </w:rPr>
        <w:t>”</w:t>
      </w:r>
      <w:r w:rsidRPr="008F72E6">
        <w:rPr>
          <w:rFonts w:asciiTheme="majorHAnsi" w:eastAsia="Calibri" w:hAnsiTheme="majorHAnsi" w:cstheme="majorHAnsi"/>
          <w:color w:val="000000"/>
        </w:rPr>
        <w:t xml:space="preserve"> is a web application that </w:t>
      </w:r>
      <w:r w:rsidRPr="008F72E6">
        <w:rPr>
          <w:rFonts w:asciiTheme="majorHAnsi" w:eastAsia="Calibri" w:hAnsiTheme="majorHAnsi" w:cstheme="majorHAnsi"/>
        </w:rPr>
        <w:t>was designed</w:t>
      </w:r>
      <w:r w:rsidRPr="008F72E6">
        <w:rPr>
          <w:rFonts w:asciiTheme="majorHAnsi" w:eastAsia="Calibri" w:hAnsiTheme="majorHAnsi" w:cstheme="majorHAnsi"/>
          <w:color w:val="000000"/>
        </w:rPr>
        <w:t xml:space="preserve"> to solve this problem and allow </w:t>
      </w:r>
      <w:r w:rsidR="003F47F2" w:rsidRPr="008F72E6">
        <w:rPr>
          <w:rFonts w:asciiTheme="majorHAnsi" w:eastAsia="Calibri" w:hAnsiTheme="majorHAnsi" w:cstheme="majorHAnsi"/>
          <w:color w:val="000000"/>
        </w:rPr>
        <w:t>the user</w:t>
      </w:r>
      <w:r w:rsidRPr="008F72E6">
        <w:rPr>
          <w:rFonts w:asciiTheme="majorHAnsi" w:eastAsia="Calibri" w:hAnsiTheme="majorHAnsi" w:cstheme="majorHAnsi"/>
          <w:color w:val="000000"/>
        </w:rPr>
        <w:t xml:space="preserve"> to </w:t>
      </w:r>
      <w:r w:rsidR="003F47F2" w:rsidRPr="008F72E6">
        <w:rPr>
          <w:rFonts w:asciiTheme="majorHAnsi" w:eastAsia="Calibri" w:hAnsiTheme="majorHAnsi" w:cstheme="majorHAnsi"/>
          <w:color w:val="000000"/>
        </w:rPr>
        <w:t>gain knowledge in the software world while checking the user's motivation during his learning process.</w:t>
      </w:r>
    </w:p>
    <w:p w14:paraId="0FDCF7CB" w14:textId="597EF90C" w:rsidR="00B22D33" w:rsidRPr="008F72E6" w:rsidRDefault="00435157" w:rsidP="00B22D33">
      <w:pPr>
        <w:autoSpaceDE w:val="0"/>
        <w:autoSpaceDN w:val="0"/>
        <w:adjustRightInd w:val="0"/>
        <w:spacing w:line="240" w:lineRule="auto"/>
        <w:ind w:left="360" w:firstLine="720"/>
        <w:rPr>
          <w:rFonts w:ascii="Calibri" w:hAnsi="Calibri" w:cs="Calibri"/>
        </w:rPr>
      </w:pPr>
      <w:r w:rsidRPr="008F72E6">
        <w:rPr>
          <w:rFonts w:asciiTheme="majorHAnsi" w:eastAsia="Calibri" w:hAnsiTheme="majorHAnsi" w:cstheme="majorHAnsi"/>
          <w:color w:val="000000"/>
        </w:rPr>
        <w:t xml:space="preserve">This system is the ultimate tool </w:t>
      </w:r>
      <w:r w:rsidR="00B22D33" w:rsidRPr="008F72E6">
        <w:rPr>
          <w:rFonts w:ascii="Calibri" w:hAnsi="Calibri" w:cs="Calibri"/>
        </w:rPr>
        <w:t>to teach software principles to users and improve</w:t>
      </w:r>
    </w:p>
    <w:p w14:paraId="2B1AE457" w14:textId="2D53828E" w:rsidR="00B22D33" w:rsidRPr="008F72E6" w:rsidRDefault="00B22D33" w:rsidP="00B22D33">
      <w:pPr>
        <w:pBdr>
          <w:top w:val="nil"/>
          <w:left w:val="nil"/>
          <w:bottom w:val="nil"/>
          <w:right w:val="nil"/>
          <w:between w:val="nil"/>
        </w:pBdr>
        <w:spacing w:line="240" w:lineRule="auto"/>
        <w:ind w:left="1080"/>
        <w:rPr>
          <w:rFonts w:asciiTheme="majorHAnsi" w:eastAsia="Calibri" w:hAnsiTheme="majorHAnsi" w:cstheme="majorHAnsi"/>
          <w:color w:val="000000"/>
        </w:rPr>
      </w:pPr>
      <w:r w:rsidRPr="008F72E6">
        <w:rPr>
          <w:rFonts w:ascii="Calibri" w:hAnsi="Calibri" w:cs="Calibri"/>
        </w:rPr>
        <w:t xml:space="preserve">their capabilities while the system checks their motivation through the process. </w:t>
      </w:r>
    </w:p>
    <w:p w14:paraId="358F89C7" w14:textId="399FFB80" w:rsidR="001032F9" w:rsidRPr="008F72E6" w:rsidRDefault="001032F9" w:rsidP="00A25A69">
      <w:pPr>
        <w:rPr>
          <w:rFonts w:asciiTheme="majorHAnsi" w:hAnsiTheme="majorHAnsi" w:cstheme="majorHAnsi"/>
          <w:b/>
          <w:color w:val="000000"/>
          <w:u w:val="single"/>
        </w:rPr>
      </w:pPr>
    </w:p>
    <w:p w14:paraId="5EA56D29" w14:textId="77777777" w:rsidR="009E0FDC" w:rsidRPr="008F72E6" w:rsidRDefault="00435157">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Document Review:</w:t>
      </w:r>
    </w:p>
    <w:p w14:paraId="05DA0239" w14:textId="7B419F3B" w:rsidR="00A25A69" w:rsidRPr="008F72E6" w:rsidRDefault="00435157" w:rsidP="00A25A69">
      <w:pPr>
        <w:autoSpaceDE w:val="0"/>
        <w:autoSpaceDN w:val="0"/>
        <w:adjustRightInd w:val="0"/>
        <w:spacing w:line="240" w:lineRule="auto"/>
        <w:ind w:left="1080"/>
        <w:rPr>
          <w:rFonts w:ascii="Calibri" w:hAnsi="Calibri" w:cs="Calibri"/>
        </w:rPr>
      </w:pPr>
      <w:r w:rsidRPr="008F72E6">
        <w:rPr>
          <w:rFonts w:asciiTheme="majorHAnsi" w:hAnsiTheme="majorHAnsi" w:cstheme="majorHAnsi"/>
        </w:rPr>
        <w:t xml:space="preserve">At the beginning of the project book, we will present the background for choosing the project theme, the </w:t>
      </w:r>
      <w:r w:rsidR="00D4693F" w:rsidRPr="008F72E6">
        <w:rPr>
          <w:rFonts w:asciiTheme="majorHAnsi" w:hAnsiTheme="majorHAnsi" w:cstheme="majorHAnsi"/>
        </w:rPr>
        <w:t>software,</w:t>
      </w:r>
      <w:r w:rsidRPr="008F72E6">
        <w:rPr>
          <w:rFonts w:asciiTheme="majorHAnsi" w:hAnsiTheme="majorHAnsi" w:cstheme="majorHAnsi"/>
        </w:rPr>
        <w:t xml:space="preserve"> and services currently available in the market that provide </w:t>
      </w:r>
      <w:r w:rsidR="00A25A69" w:rsidRPr="008F72E6">
        <w:rPr>
          <w:rFonts w:asciiTheme="majorHAnsi" w:hAnsiTheme="majorHAnsi" w:cstheme="majorHAnsi"/>
        </w:rPr>
        <w:t xml:space="preserve">a platform </w:t>
      </w:r>
      <w:r w:rsidR="00A25A69" w:rsidRPr="008F72E6">
        <w:rPr>
          <w:rFonts w:ascii="Calibri" w:hAnsi="Calibri" w:cs="Calibri"/>
        </w:rPr>
        <w:t>for learning programming language, principles, and in-depth theoretical ideas in the software world.</w:t>
      </w:r>
    </w:p>
    <w:p w14:paraId="0B599DE2" w14:textId="5EF7377F" w:rsidR="009E0FDC" w:rsidRPr="008F72E6" w:rsidRDefault="00435157" w:rsidP="00A25A69">
      <w:pPr>
        <w:spacing w:after="160" w:line="240" w:lineRule="auto"/>
        <w:ind w:left="1080"/>
        <w:rPr>
          <w:rFonts w:asciiTheme="majorHAnsi" w:hAnsiTheme="majorHAnsi" w:cstheme="majorHAnsi"/>
        </w:rPr>
      </w:pPr>
      <w:r w:rsidRPr="008F72E6">
        <w:rPr>
          <w:rFonts w:asciiTheme="majorHAnsi" w:hAnsiTheme="majorHAnsi" w:cstheme="majorHAnsi"/>
        </w:rPr>
        <w:t xml:space="preserve"> </w:t>
      </w:r>
      <w:r w:rsidR="00A25A69" w:rsidRPr="008F72E6">
        <w:rPr>
          <w:rFonts w:asciiTheme="majorHAnsi" w:hAnsiTheme="majorHAnsi" w:cstheme="majorHAnsi"/>
        </w:rPr>
        <w:t>In</w:t>
      </w:r>
      <w:r w:rsidRPr="008F72E6">
        <w:rPr>
          <w:rFonts w:asciiTheme="majorHAnsi" w:hAnsiTheme="majorHAnsi" w:cstheme="majorHAnsi"/>
        </w:rPr>
        <w:t xml:space="preserve"> addition</w:t>
      </w:r>
      <w:r w:rsidR="00A25A69" w:rsidRPr="008F72E6">
        <w:rPr>
          <w:rFonts w:asciiTheme="majorHAnsi" w:hAnsiTheme="majorHAnsi" w:cstheme="majorHAnsi"/>
        </w:rPr>
        <w:t>,</w:t>
      </w:r>
      <w:r w:rsidRPr="008F72E6">
        <w:rPr>
          <w:rFonts w:asciiTheme="majorHAnsi" w:hAnsiTheme="majorHAnsi" w:cstheme="majorHAnsi"/>
        </w:rPr>
        <w:t xml:space="preserve"> we will see the technologies we use to implement the solution we offer. We will then present the achievements we expect to achieve. The main chapter of the book details the product development process that shows what we did along the way to understand how we are improving the options available today and what actions we have taken during the work. </w:t>
      </w:r>
      <w:r w:rsidR="00AA71D9" w:rsidRPr="008F72E6">
        <w:rPr>
          <w:rFonts w:asciiTheme="majorHAnsi" w:hAnsiTheme="majorHAnsi" w:cstheme="majorHAnsi"/>
        </w:rPr>
        <w:t>And</w:t>
      </w:r>
      <w:r w:rsidRPr="008F72E6">
        <w:rPr>
          <w:rFonts w:asciiTheme="majorHAnsi" w:hAnsiTheme="majorHAnsi" w:cstheme="majorHAnsi"/>
        </w:rPr>
        <w:t xml:space="preserve"> we will see the initial characterization of the product which includes diagrams describing the structure of the system and the interfaces and logic between them.</w:t>
      </w:r>
    </w:p>
    <w:p w14:paraId="76A58771" w14:textId="64728B81" w:rsidR="00996597" w:rsidRPr="008F72E6" w:rsidRDefault="00435157" w:rsidP="00A25A69">
      <w:pPr>
        <w:spacing w:after="160" w:line="240" w:lineRule="auto"/>
        <w:ind w:left="1080"/>
        <w:rPr>
          <w:rFonts w:asciiTheme="majorHAnsi" w:hAnsiTheme="majorHAnsi" w:cstheme="majorHAnsi"/>
        </w:rPr>
      </w:pPr>
      <w:r w:rsidRPr="008F72E6">
        <w:rPr>
          <w:rFonts w:asciiTheme="majorHAnsi" w:hAnsiTheme="majorHAnsi" w:cstheme="majorHAnsi"/>
        </w:rPr>
        <w:t>Finally, we will detail the system requirements and present a detailed testing plan.</w:t>
      </w:r>
    </w:p>
    <w:p w14:paraId="195EB127" w14:textId="11539EAD" w:rsidR="00AA71D9" w:rsidRDefault="00AA71D9" w:rsidP="00A25A69">
      <w:pPr>
        <w:spacing w:after="160" w:line="240" w:lineRule="auto"/>
        <w:ind w:left="1080"/>
        <w:rPr>
          <w:rFonts w:asciiTheme="majorHAnsi" w:hAnsiTheme="majorHAnsi" w:cstheme="majorHAnsi"/>
        </w:rPr>
      </w:pPr>
    </w:p>
    <w:p w14:paraId="4FFB1B14" w14:textId="77777777" w:rsidR="001D1400" w:rsidRPr="008F72E6" w:rsidRDefault="001D1400" w:rsidP="00A25A69">
      <w:pPr>
        <w:spacing w:after="160" w:line="240" w:lineRule="auto"/>
        <w:ind w:left="1080"/>
        <w:rPr>
          <w:rFonts w:asciiTheme="majorHAnsi" w:hAnsiTheme="majorHAnsi" w:cstheme="majorHAnsi"/>
        </w:rPr>
      </w:pPr>
    </w:p>
    <w:p w14:paraId="058ACF72" w14:textId="1E6689A5" w:rsidR="009E0FDC" w:rsidRPr="008F72E6" w:rsidRDefault="00435157" w:rsidP="000917C7">
      <w:pPr>
        <w:numPr>
          <w:ilvl w:val="0"/>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Background and Related work</w:t>
      </w:r>
    </w:p>
    <w:p w14:paraId="3944EC75" w14:textId="0F17C038" w:rsidR="009E0FDC" w:rsidRPr="008F72E6" w:rsidRDefault="00435157">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Ba</w:t>
      </w:r>
      <w:r w:rsidR="007D39F4" w:rsidRPr="008F72E6">
        <w:rPr>
          <w:rFonts w:asciiTheme="majorHAnsi" w:hAnsiTheme="majorHAnsi" w:cstheme="majorHAnsi"/>
          <w:b/>
          <w:color w:val="000000"/>
          <w:u w:val="single"/>
        </w:rPr>
        <w:t>se Definitions</w:t>
      </w:r>
      <w:r w:rsidRPr="008F72E6">
        <w:rPr>
          <w:rFonts w:asciiTheme="majorHAnsi" w:hAnsiTheme="majorHAnsi" w:cstheme="majorHAnsi"/>
          <w:b/>
          <w:color w:val="000000"/>
          <w:u w:val="single"/>
        </w:rPr>
        <w:t>:</w:t>
      </w:r>
    </w:p>
    <w:p w14:paraId="3BD38E82" w14:textId="019B5AEC" w:rsidR="004260A8" w:rsidRPr="008F72E6" w:rsidRDefault="004260A8" w:rsidP="004260A8">
      <w:pPr>
        <w:pBdr>
          <w:top w:val="nil"/>
          <w:left w:val="nil"/>
          <w:bottom w:val="nil"/>
          <w:right w:val="nil"/>
          <w:between w:val="nil"/>
        </w:pBdr>
        <w:ind w:left="1080"/>
        <w:rPr>
          <w:rFonts w:asciiTheme="majorHAnsi" w:hAnsiTheme="majorHAnsi" w:cstheme="majorHAnsi"/>
          <w:bCs/>
          <w:color w:val="000000"/>
          <w:u w:val="single"/>
        </w:rPr>
      </w:pPr>
      <w:r w:rsidRPr="008F72E6">
        <w:rPr>
          <w:rFonts w:asciiTheme="majorHAnsi" w:hAnsiTheme="majorHAnsi" w:cstheme="majorHAnsi"/>
          <w:bCs/>
          <w:color w:val="000000"/>
          <w:u w:val="single"/>
        </w:rPr>
        <w:t>Gamification</w:t>
      </w:r>
    </w:p>
    <w:p w14:paraId="6148A992" w14:textId="77777777"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Gamification is defined by Werbach</w:t>
      </w:r>
    </w:p>
    <w:p w14:paraId="3B9E21AD" w14:textId="77777777"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and Hunter as “The use of game elements and game-design techniques in non-game</w:t>
      </w:r>
    </w:p>
    <w:p w14:paraId="3FFBCF80" w14:textId="54F3B066"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contexts'', it means that the term "Gamification" is the use of game elements and design in non-game contexts</w:t>
      </w:r>
      <w:r w:rsidR="00BC77DE">
        <w:rPr>
          <w:rFonts w:ascii="Calibri" w:hAnsi="Calibri" w:cs="Calibri"/>
          <w:color w:val="252525"/>
        </w:rPr>
        <w:t xml:space="preserve"> [3]</w:t>
      </w:r>
      <w:r w:rsidRPr="008F72E6">
        <w:rPr>
          <w:rFonts w:ascii="Calibri" w:hAnsi="Calibri" w:cs="Calibri"/>
          <w:color w:val="252525"/>
        </w:rPr>
        <w:t>.</w:t>
      </w:r>
    </w:p>
    <w:p w14:paraId="3352BB31" w14:textId="77777777"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For example, in-game principals and themes such as acquiring virtual ‘points' or other</w:t>
      </w:r>
    </w:p>
    <w:p w14:paraId="54FA5E5E" w14:textId="63608475"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currency and completing a series of tasks or activities to advance to the next level, may be used in contexts other than gaming to provide fun and stimulation for the learner.</w:t>
      </w:r>
    </w:p>
    <w:p w14:paraId="2403185A" w14:textId="77777777"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Gamification can also be defined as a set of activities and processes to solve problems by</w:t>
      </w:r>
    </w:p>
    <w:p w14:paraId="5333279B" w14:textId="332DE8FD"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 xml:space="preserve">using the characteristics of game </w:t>
      </w:r>
      <w:r w:rsidR="00BC77DE" w:rsidRPr="008F72E6">
        <w:rPr>
          <w:rFonts w:ascii="Calibri" w:hAnsi="Calibri" w:cs="Calibri"/>
          <w:color w:val="252525"/>
        </w:rPr>
        <w:t>elements</w:t>
      </w:r>
      <w:r w:rsidR="00BC77DE">
        <w:rPr>
          <w:rFonts w:ascii="Calibri" w:hAnsi="Calibri" w:cs="Calibri"/>
          <w:color w:val="252525"/>
        </w:rPr>
        <w:t xml:space="preserve"> [2].</w:t>
      </w:r>
    </w:p>
    <w:p w14:paraId="3DCE29EA" w14:textId="0C2FD9A9" w:rsidR="004260A8" w:rsidRPr="008F72E6" w:rsidRDefault="004260A8" w:rsidP="004260A8">
      <w:pPr>
        <w:autoSpaceDE w:val="0"/>
        <w:autoSpaceDN w:val="0"/>
        <w:adjustRightInd w:val="0"/>
        <w:spacing w:line="240" w:lineRule="auto"/>
        <w:ind w:left="1080"/>
        <w:rPr>
          <w:rFonts w:ascii="Calibri" w:hAnsi="Calibri" w:cs="Calibri"/>
          <w:color w:val="252525"/>
        </w:rPr>
      </w:pPr>
    </w:p>
    <w:p w14:paraId="22BDE324" w14:textId="69BF9F23" w:rsidR="003E62C6" w:rsidRPr="008F72E6" w:rsidRDefault="003E62C6" w:rsidP="004260A8">
      <w:pPr>
        <w:autoSpaceDE w:val="0"/>
        <w:autoSpaceDN w:val="0"/>
        <w:adjustRightInd w:val="0"/>
        <w:spacing w:line="240" w:lineRule="auto"/>
        <w:ind w:left="1080"/>
        <w:rPr>
          <w:rFonts w:asciiTheme="majorHAnsi" w:hAnsiTheme="majorHAnsi" w:cstheme="majorHAnsi"/>
          <w:bCs/>
          <w:color w:val="000000"/>
          <w:u w:val="single"/>
        </w:rPr>
      </w:pPr>
      <w:r w:rsidRPr="008F72E6">
        <w:rPr>
          <w:rFonts w:asciiTheme="majorHAnsi" w:hAnsiTheme="majorHAnsi" w:cstheme="majorHAnsi"/>
          <w:bCs/>
          <w:color w:val="000000"/>
          <w:u w:val="single"/>
        </w:rPr>
        <w:t>WOLF questionnaire</w:t>
      </w:r>
    </w:p>
    <w:p w14:paraId="12240C1A" w14:textId="5D013249" w:rsidR="003E62C6" w:rsidRPr="008F72E6" w:rsidRDefault="003E62C6" w:rsidP="003E62C6">
      <w:pPr>
        <w:autoSpaceDE w:val="0"/>
        <w:autoSpaceDN w:val="0"/>
        <w:adjustRightInd w:val="0"/>
        <w:spacing w:line="240" w:lineRule="auto"/>
        <w:ind w:left="1080"/>
        <w:rPr>
          <w:rFonts w:ascii="Calibri" w:hAnsi="Calibri" w:cs="Calibri"/>
        </w:rPr>
      </w:pPr>
      <w:r w:rsidRPr="008F72E6">
        <w:rPr>
          <w:rFonts w:ascii="Calibri" w:hAnsi="Calibri" w:cs="Calibri"/>
        </w:rPr>
        <w:t>The WOLF questionnaire is an instrument for the measurement of flow experiences at work. It is an initial set of 16 elements that were used to operationalize</w:t>
      </w:r>
    </w:p>
    <w:p w14:paraId="78DDFC93" w14:textId="6D9CFF1F" w:rsidR="003E62C6" w:rsidRPr="008F72E6" w:rsidRDefault="003E62C6" w:rsidP="003E62C6">
      <w:pPr>
        <w:autoSpaceDE w:val="0"/>
        <w:autoSpaceDN w:val="0"/>
        <w:adjustRightInd w:val="0"/>
        <w:spacing w:line="240" w:lineRule="auto"/>
        <w:ind w:left="1080"/>
        <w:rPr>
          <w:rFonts w:ascii="Calibri" w:hAnsi="Calibri" w:cs="Calibri"/>
        </w:rPr>
      </w:pPr>
      <w:r w:rsidRPr="008F72E6">
        <w:rPr>
          <w:rFonts w:ascii="Calibri" w:hAnsi="Calibri" w:cs="Calibri"/>
        </w:rPr>
        <w:t>flow. This collection was trimmed to 13 questions based on exploratory</w:t>
      </w:r>
    </w:p>
    <w:p w14:paraId="6A1E4D62" w14:textId="0DC5F857" w:rsidR="004260A8" w:rsidRPr="008F72E6" w:rsidRDefault="003E62C6" w:rsidP="003E62C6">
      <w:pPr>
        <w:autoSpaceDE w:val="0"/>
        <w:autoSpaceDN w:val="0"/>
        <w:adjustRightInd w:val="0"/>
        <w:spacing w:line="240" w:lineRule="auto"/>
        <w:ind w:left="1080"/>
        <w:rPr>
          <w:rFonts w:ascii="Calibri" w:hAnsi="Calibri" w:cs="Calibri"/>
          <w:color w:val="252525"/>
        </w:rPr>
      </w:pPr>
      <w:r w:rsidRPr="008F72E6">
        <w:rPr>
          <w:rFonts w:ascii="Calibri" w:hAnsi="Calibri" w:cs="Calibri"/>
        </w:rPr>
        <w:t xml:space="preserve">component analysis and reliability analyses. Absorption (4 things), job enjoyment (4 items), and intrinsic work motivation (5 items) are the three flow dimensions that are measured. On a seven-point scale, respondents stated how often they encountered elements of flow (1= never, 7 = constantly). The check of the user's motivation will be through this </w:t>
      </w:r>
      <w:r w:rsidR="00D052C4" w:rsidRPr="008F72E6">
        <w:rPr>
          <w:rFonts w:ascii="Calibri" w:hAnsi="Calibri" w:cs="Calibri"/>
        </w:rPr>
        <w:t>questionnaire</w:t>
      </w:r>
      <w:r w:rsidR="00D052C4">
        <w:rPr>
          <w:rFonts w:ascii="Calibri" w:hAnsi="Calibri" w:cs="Calibri"/>
        </w:rPr>
        <w:t xml:space="preserve"> [</w:t>
      </w:r>
      <w:r w:rsidR="008F72E6">
        <w:rPr>
          <w:rFonts w:ascii="Calibri" w:hAnsi="Calibri" w:cs="Calibri"/>
        </w:rPr>
        <w:t>1]</w:t>
      </w:r>
      <w:r w:rsidRPr="008F72E6">
        <w:rPr>
          <w:rFonts w:ascii="Calibri" w:hAnsi="Calibri" w:cs="Calibri"/>
        </w:rPr>
        <w:t>.</w:t>
      </w:r>
    </w:p>
    <w:p w14:paraId="69FBBA5C" w14:textId="79293AF4" w:rsidR="003E62C6" w:rsidRPr="008F72E6" w:rsidRDefault="003E62C6" w:rsidP="004260A8">
      <w:pPr>
        <w:autoSpaceDE w:val="0"/>
        <w:autoSpaceDN w:val="0"/>
        <w:adjustRightInd w:val="0"/>
        <w:spacing w:line="240" w:lineRule="auto"/>
        <w:ind w:left="1080"/>
        <w:rPr>
          <w:rFonts w:ascii="Calibri" w:hAnsi="Calibri" w:cs="Calibri"/>
          <w:color w:val="252525"/>
        </w:rPr>
      </w:pPr>
    </w:p>
    <w:p w14:paraId="39349BF7" w14:textId="477B3449" w:rsidR="007D39F4" w:rsidRPr="008F72E6" w:rsidRDefault="007D39F4" w:rsidP="007D39F4">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Background:</w:t>
      </w:r>
    </w:p>
    <w:p w14:paraId="38D64247" w14:textId="630229DE" w:rsidR="004260A8" w:rsidRPr="008F72E6" w:rsidRDefault="00435157" w:rsidP="007D39F4">
      <w:pPr>
        <w:autoSpaceDE w:val="0"/>
        <w:autoSpaceDN w:val="0"/>
        <w:adjustRightInd w:val="0"/>
        <w:spacing w:line="240" w:lineRule="auto"/>
        <w:ind w:left="1080"/>
        <w:rPr>
          <w:rFonts w:ascii="Calibri" w:hAnsi="Calibri" w:cs="Calibri"/>
          <w:color w:val="252525"/>
        </w:rPr>
      </w:pPr>
      <w:r w:rsidRPr="008F72E6">
        <w:rPr>
          <w:rFonts w:asciiTheme="majorHAnsi" w:eastAsia="Calibri" w:hAnsiTheme="majorHAnsi" w:cstheme="majorHAnsi"/>
          <w:color w:val="000000"/>
        </w:rPr>
        <w:t>Today</w:t>
      </w:r>
      <w:r w:rsidR="00CB0F89">
        <w:rPr>
          <w:rFonts w:asciiTheme="majorHAnsi" w:eastAsia="Calibri" w:hAnsiTheme="majorHAnsi" w:cstheme="majorHAnsi"/>
          <w:color w:val="000000"/>
        </w:rPr>
        <w:t>,</w:t>
      </w:r>
      <w:r w:rsidRPr="008F72E6">
        <w:rPr>
          <w:rFonts w:asciiTheme="majorHAnsi" w:eastAsia="Calibri" w:hAnsiTheme="majorHAnsi" w:cstheme="majorHAnsi"/>
          <w:color w:val="000000"/>
        </w:rPr>
        <w:t xml:space="preserve"> </w:t>
      </w:r>
      <w:r w:rsidR="004260A8" w:rsidRPr="008F72E6">
        <w:rPr>
          <w:rFonts w:ascii="Calibri" w:hAnsi="Calibri" w:cs="Calibri"/>
          <w:color w:val="252525"/>
        </w:rPr>
        <w:t xml:space="preserve">Due to the rapid growth of information and communication technologies, the education environment has been enriched with technologies and become more </w:t>
      </w:r>
      <w:ins w:id="0" w:author="נעמי אונקלוס-שפיגל" w:date="2023-03-08T13:35:00Z">
        <w:r w:rsidR="00CB0F89">
          <w:rPr>
            <w:rFonts w:ascii="Calibri" w:hAnsi="Calibri" w:cs="Calibri"/>
            <w:color w:val="252525"/>
          </w:rPr>
          <w:t xml:space="preserve">diverse </w:t>
        </w:r>
      </w:ins>
      <w:r w:rsidR="001D1400">
        <w:rPr>
          <w:rFonts w:ascii="Calibri" w:hAnsi="Calibri" w:cs="Calibri"/>
          <w:color w:val="252525"/>
        </w:rPr>
        <w:t>[3].</w:t>
      </w:r>
    </w:p>
    <w:p w14:paraId="52F59FE1" w14:textId="77777777" w:rsidR="004260A8" w:rsidRPr="008F72E6" w:rsidRDefault="004260A8" w:rsidP="004260A8">
      <w:pPr>
        <w:autoSpaceDE w:val="0"/>
        <w:autoSpaceDN w:val="0"/>
        <w:adjustRightInd w:val="0"/>
        <w:spacing w:line="240" w:lineRule="auto"/>
        <w:ind w:left="1080"/>
        <w:rPr>
          <w:rFonts w:ascii="Calibri" w:hAnsi="Calibri" w:cs="Calibri"/>
          <w:color w:val="252525"/>
        </w:rPr>
      </w:pPr>
      <w:bookmarkStart w:id="1" w:name="_Hlk129103119"/>
      <w:r w:rsidRPr="008F72E6">
        <w:rPr>
          <w:rFonts w:ascii="Calibri" w:hAnsi="Calibri" w:cs="Calibri"/>
          <w:color w:val="252525"/>
        </w:rPr>
        <w:t>In Software engineering there are topics that are less interesting or alternatively more</w:t>
      </w:r>
    </w:p>
    <w:p w14:paraId="3E5591BF" w14:textId="23F5AC54" w:rsidR="004260A8" w:rsidRPr="008F72E6" w:rsidRDefault="004260A8" w:rsidP="004260A8">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difficult to understand</w:t>
      </w:r>
      <w:bookmarkEnd w:id="1"/>
      <w:r w:rsidRPr="008F72E6">
        <w:rPr>
          <w:rFonts w:ascii="Calibri" w:hAnsi="Calibri" w:cs="Calibri"/>
          <w:color w:val="252525"/>
        </w:rPr>
        <w:t xml:space="preserve">, this can negatively affect the motivation of </w:t>
      </w:r>
      <w:r w:rsidR="006F3CB0" w:rsidRPr="008F72E6">
        <w:rPr>
          <w:rFonts w:ascii="Calibri" w:hAnsi="Calibri" w:cs="Calibri"/>
          <w:color w:val="252525"/>
        </w:rPr>
        <w:t>learners [</w:t>
      </w:r>
      <w:r w:rsidR="008F72E6" w:rsidRPr="008F72E6">
        <w:rPr>
          <w:rFonts w:ascii="Calibri" w:hAnsi="Calibri" w:cs="Calibri"/>
          <w:color w:val="252525"/>
        </w:rPr>
        <w:t>4].</w:t>
      </w:r>
    </w:p>
    <w:p w14:paraId="6233EFBA" w14:textId="2762B272" w:rsidR="00976285" w:rsidRPr="008F72E6" w:rsidRDefault="00976285" w:rsidP="00976285">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In our days there are many systems that can teach the user on any subject and particularly in programming and in software engineering and involved gamified tools</w:t>
      </w:r>
    </w:p>
    <w:p w14:paraId="6199A17E" w14:textId="1A0BBD3A" w:rsidR="007D39F4" w:rsidRPr="008F72E6" w:rsidRDefault="00347AB0" w:rsidP="00AA71D9">
      <w:pPr>
        <w:spacing w:after="160" w:line="240" w:lineRule="auto"/>
        <w:ind w:left="1080"/>
        <w:rPr>
          <w:rFonts w:asciiTheme="majorHAnsi" w:eastAsia="Times New Roman" w:hAnsiTheme="majorHAnsi" w:cstheme="majorHAnsi"/>
        </w:rPr>
      </w:pPr>
      <w:r w:rsidRPr="008F72E6">
        <w:rPr>
          <w:rFonts w:asciiTheme="majorHAnsi" w:eastAsia="Calibri" w:hAnsiTheme="majorHAnsi" w:cstheme="majorHAnsi"/>
          <w:color w:val="000000"/>
        </w:rPr>
        <w:t>but</w:t>
      </w:r>
      <w:r w:rsidR="00435157" w:rsidRPr="008F72E6">
        <w:rPr>
          <w:rFonts w:asciiTheme="majorHAnsi" w:eastAsia="Calibri" w:hAnsiTheme="majorHAnsi" w:cstheme="majorHAnsi"/>
          <w:color w:val="000000"/>
        </w:rPr>
        <w:t xml:space="preserve"> most of these </w:t>
      </w:r>
      <w:r w:rsidR="00435157" w:rsidRPr="008F72E6">
        <w:rPr>
          <w:rFonts w:asciiTheme="majorHAnsi" w:eastAsia="Calibri" w:hAnsiTheme="majorHAnsi" w:cstheme="majorHAnsi"/>
        </w:rPr>
        <w:t>applications</w:t>
      </w:r>
      <w:r w:rsidR="00976285" w:rsidRPr="008F72E6">
        <w:rPr>
          <w:rFonts w:asciiTheme="majorHAnsi" w:eastAsia="Calibri" w:hAnsiTheme="majorHAnsi" w:cstheme="majorHAnsi"/>
        </w:rPr>
        <w:t>/webs</w:t>
      </w:r>
      <w:r w:rsidR="00435157" w:rsidRPr="008F72E6">
        <w:rPr>
          <w:rFonts w:asciiTheme="majorHAnsi" w:eastAsia="Calibri" w:hAnsiTheme="majorHAnsi" w:cstheme="majorHAnsi"/>
          <w:color w:val="000000"/>
        </w:rPr>
        <w:t xml:space="preserve"> </w:t>
      </w:r>
      <w:r w:rsidR="00976285" w:rsidRPr="008F72E6">
        <w:rPr>
          <w:rFonts w:asciiTheme="majorHAnsi" w:eastAsia="Calibri" w:hAnsiTheme="majorHAnsi" w:cstheme="majorHAnsi"/>
          <w:color w:val="000000"/>
        </w:rPr>
        <w:t>don’t check the user's motivation through the learning process</w:t>
      </w:r>
      <w:r w:rsidR="001D1400">
        <w:rPr>
          <w:rFonts w:asciiTheme="majorHAnsi" w:eastAsia="Calibri" w:hAnsiTheme="majorHAnsi" w:cstheme="majorHAnsi"/>
          <w:color w:val="000000"/>
        </w:rPr>
        <w:t xml:space="preserve"> [4]</w:t>
      </w:r>
      <w:r w:rsidR="00976285" w:rsidRPr="008F72E6">
        <w:rPr>
          <w:rFonts w:asciiTheme="majorHAnsi" w:eastAsia="Calibri" w:hAnsiTheme="majorHAnsi" w:cstheme="majorHAnsi"/>
          <w:color w:val="000000"/>
        </w:rPr>
        <w:t>.</w:t>
      </w:r>
    </w:p>
    <w:p w14:paraId="57AA738D" w14:textId="77777777" w:rsidR="007D39F4" w:rsidRPr="008F72E6" w:rsidRDefault="007D39F4" w:rsidP="007D39F4">
      <w:pPr>
        <w:spacing w:after="160" w:line="240" w:lineRule="auto"/>
        <w:ind w:left="1080"/>
        <w:rPr>
          <w:rFonts w:asciiTheme="majorHAnsi" w:eastAsia="Times New Roman" w:hAnsiTheme="majorHAnsi" w:cstheme="majorHAnsi"/>
        </w:rPr>
      </w:pPr>
    </w:p>
    <w:p w14:paraId="53FD76D7" w14:textId="6A5F53FF" w:rsidR="009E0FDC" w:rsidRPr="008F72E6" w:rsidRDefault="00435157">
      <w:pPr>
        <w:numPr>
          <w:ilvl w:val="1"/>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Related works:</w:t>
      </w:r>
    </w:p>
    <w:p w14:paraId="64AFD67B" w14:textId="2415879A" w:rsidR="00366BE3" w:rsidRPr="008F72E6" w:rsidRDefault="00366BE3" w:rsidP="00366BE3">
      <w:pPr>
        <w:autoSpaceDE w:val="0"/>
        <w:autoSpaceDN w:val="0"/>
        <w:adjustRightInd w:val="0"/>
        <w:spacing w:line="240" w:lineRule="auto"/>
        <w:ind w:left="1080"/>
        <w:rPr>
          <w:rFonts w:ascii="Calibri" w:hAnsi="Calibri" w:cs="Calibri"/>
          <w:color w:val="252525"/>
        </w:rPr>
      </w:pPr>
      <w:r w:rsidRPr="008F72E6">
        <w:rPr>
          <w:rFonts w:ascii="Calibri" w:hAnsi="Calibri" w:cs="Calibri"/>
          <w:color w:val="252525"/>
        </w:rPr>
        <w:t>We analyzed the current market and found a list of websites that allows learning</w:t>
      </w:r>
    </w:p>
    <w:p w14:paraId="3DC4F4AA" w14:textId="3B277DC5" w:rsidR="009E0FDC" w:rsidRPr="008F72E6" w:rsidRDefault="00366BE3" w:rsidP="00366BE3">
      <w:pPr>
        <w:pBdr>
          <w:top w:val="nil"/>
          <w:left w:val="nil"/>
          <w:bottom w:val="nil"/>
          <w:right w:val="nil"/>
          <w:between w:val="nil"/>
        </w:pBdr>
        <w:ind w:left="1080"/>
        <w:rPr>
          <w:rFonts w:asciiTheme="majorHAnsi" w:hAnsiTheme="majorHAnsi" w:cstheme="majorHAnsi"/>
          <w:b/>
        </w:rPr>
      </w:pPr>
      <w:r w:rsidRPr="008F72E6">
        <w:rPr>
          <w:rFonts w:ascii="Calibri" w:hAnsi="Calibri" w:cs="Calibri"/>
          <w:color w:val="252525"/>
        </w:rPr>
        <w:t>programming in a gamified way.</w:t>
      </w:r>
    </w:p>
    <w:p w14:paraId="47EB0070" w14:textId="7BD13CC1" w:rsidR="009E0FDC" w:rsidRPr="008F72E6" w:rsidRDefault="003767E5">
      <w:pPr>
        <w:numPr>
          <w:ilvl w:val="2"/>
          <w:numId w:val="5"/>
        </w:numPr>
        <w:pBdr>
          <w:top w:val="nil"/>
          <w:left w:val="nil"/>
          <w:bottom w:val="nil"/>
          <w:right w:val="nil"/>
          <w:between w:val="nil"/>
        </w:pBdr>
        <w:rPr>
          <w:rFonts w:asciiTheme="majorHAnsi" w:eastAsia="Calibri" w:hAnsiTheme="majorHAnsi" w:cstheme="majorHAnsi"/>
          <w:u w:val="single"/>
        </w:rPr>
      </w:pPr>
      <w:r w:rsidRPr="008F72E6">
        <w:rPr>
          <w:rFonts w:asciiTheme="majorHAnsi" w:hAnsiTheme="majorHAnsi" w:cstheme="majorHAnsi"/>
          <w:b/>
          <w:color w:val="000000"/>
          <w:u w:val="single"/>
        </w:rPr>
        <w:t>Code Combat</w:t>
      </w:r>
      <w:r w:rsidR="007C673A" w:rsidRPr="008F72E6">
        <w:rPr>
          <w:rFonts w:asciiTheme="majorHAnsi" w:hAnsiTheme="majorHAnsi" w:cstheme="majorHAnsi"/>
          <w:b/>
          <w:color w:val="000000"/>
          <w:u w:val="single"/>
        </w:rPr>
        <w:t xml:space="preserve"> </w:t>
      </w:r>
      <w:r w:rsidR="00435157" w:rsidRPr="008F72E6">
        <w:rPr>
          <w:rFonts w:asciiTheme="majorHAnsi" w:hAnsiTheme="majorHAnsi" w:cstheme="majorHAnsi"/>
          <w:b/>
          <w:color w:val="000000"/>
          <w:u w:val="single"/>
        </w:rPr>
        <w:t>-</w:t>
      </w:r>
    </w:p>
    <w:p w14:paraId="787C1839" w14:textId="40869A58" w:rsidR="003767E5" w:rsidRPr="008F72E6" w:rsidRDefault="003767E5" w:rsidP="003767E5">
      <w:pPr>
        <w:pBdr>
          <w:top w:val="nil"/>
          <w:left w:val="nil"/>
          <w:bottom w:val="nil"/>
          <w:right w:val="nil"/>
          <w:between w:val="nil"/>
        </w:pBdr>
        <w:ind w:left="1440"/>
        <w:rPr>
          <w:rFonts w:asciiTheme="majorHAnsi" w:eastAsia="Calibri" w:hAnsiTheme="majorHAnsi" w:cstheme="majorHAnsi"/>
        </w:rPr>
      </w:pPr>
      <w:r w:rsidRPr="008F72E6">
        <w:rPr>
          <w:rFonts w:asciiTheme="majorHAnsi" w:eastAsia="Calibri" w:hAnsiTheme="majorHAnsi" w:cstheme="majorHAnsi"/>
        </w:rPr>
        <w:t xml:space="preserve">"Code Combat" is a learning a programming language web, that involves video game. To complete a level, you need to type pieces of code provided within the game. Before the game starts, you choose the language you wish to learn </w:t>
      </w:r>
    </w:p>
    <w:p w14:paraId="06DBFD16" w14:textId="180D608E" w:rsidR="003767E5" w:rsidRPr="008F72E6" w:rsidRDefault="003767E5" w:rsidP="003767E5">
      <w:pPr>
        <w:pBdr>
          <w:top w:val="nil"/>
          <w:left w:val="nil"/>
          <w:bottom w:val="nil"/>
          <w:right w:val="nil"/>
          <w:between w:val="nil"/>
        </w:pBdr>
        <w:ind w:left="1440"/>
        <w:rPr>
          <w:rFonts w:asciiTheme="majorHAnsi" w:eastAsia="Calibri" w:hAnsiTheme="majorHAnsi" w:cstheme="majorHAnsi"/>
        </w:rPr>
      </w:pPr>
      <w:r w:rsidRPr="008F72E6">
        <w:rPr>
          <w:rFonts w:asciiTheme="majorHAnsi" w:eastAsia="Calibri" w:hAnsiTheme="majorHAnsi" w:cstheme="majorHAnsi"/>
        </w:rPr>
        <w:t xml:space="preserve">There is a large use of Gamification in this website. The user gains points through the activities. There is a Progress screen with a link to experience Ranking </w:t>
      </w:r>
      <w:r w:rsidR="00D4693F" w:rsidRPr="008F72E6">
        <w:rPr>
          <w:rFonts w:asciiTheme="majorHAnsi" w:eastAsia="Calibri" w:hAnsiTheme="majorHAnsi" w:cstheme="majorHAnsi"/>
        </w:rPr>
        <w:t>leaderboard. Large</w:t>
      </w:r>
      <w:r w:rsidRPr="008F72E6">
        <w:rPr>
          <w:rFonts w:asciiTheme="majorHAnsi" w:eastAsia="Calibri" w:hAnsiTheme="majorHAnsi" w:cstheme="majorHAnsi"/>
        </w:rPr>
        <w:t xml:space="preserve"> number of levels-400 levels, offer a good opportunity to develop advanced skills and drill developed skills.</w:t>
      </w:r>
    </w:p>
    <w:p w14:paraId="06D2922A" w14:textId="626E9B7A" w:rsidR="003767E5" w:rsidRPr="008F72E6" w:rsidRDefault="003767E5" w:rsidP="003767E5">
      <w:pPr>
        <w:pBdr>
          <w:top w:val="nil"/>
          <w:left w:val="nil"/>
          <w:bottom w:val="nil"/>
          <w:right w:val="nil"/>
          <w:between w:val="nil"/>
        </w:pBdr>
        <w:ind w:left="1440"/>
        <w:rPr>
          <w:rFonts w:asciiTheme="majorHAnsi" w:eastAsia="Calibri" w:hAnsiTheme="majorHAnsi" w:cstheme="majorHAnsi"/>
        </w:rPr>
      </w:pPr>
      <w:r w:rsidRPr="008F72E6">
        <w:rPr>
          <w:rFonts w:asciiTheme="majorHAnsi" w:eastAsia="Calibri" w:hAnsiTheme="majorHAnsi" w:cstheme="majorHAnsi"/>
        </w:rPr>
        <w:lastRenderedPageBreak/>
        <w:t xml:space="preserve">The platform doesn't check the motivation of the user using the </w:t>
      </w:r>
      <w:r w:rsidR="00D4693F" w:rsidRPr="008F72E6">
        <w:rPr>
          <w:rFonts w:asciiTheme="majorHAnsi" w:eastAsia="Calibri" w:hAnsiTheme="majorHAnsi" w:cstheme="majorHAnsi"/>
        </w:rPr>
        <w:t>website [</w:t>
      </w:r>
      <w:r w:rsidR="008F72E6" w:rsidRPr="008F72E6">
        <w:rPr>
          <w:rFonts w:asciiTheme="majorHAnsi" w:eastAsia="Calibri" w:hAnsiTheme="majorHAnsi" w:cstheme="majorHAnsi"/>
        </w:rPr>
        <w:t>5</w:t>
      </w:r>
      <w:r w:rsidR="00D4693F" w:rsidRPr="008F72E6">
        <w:rPr>
          <w:rFonts w:asciiTheme="majorHAnsi" w:eastAsia="Calibri" w:hAnsiTheme="majorHAnsi" w:cstheme="majorHAnsi"/>
        </w:rPr>
        <w:t>].</w:t>
      </w:r>
    </w:p>
    <w:p w14:paraId="3F7CA5A9" w14:textId="77777777" w:rsidR="001D1400" w:rsidRDefault="001D1400" w:rsidP="003767E5">
      <w:pPr>
        <w:pBdr>
          <w:top w:val="nil"/>
          <w:left w:val="nil"/>
          <w:bottom w:val="nil"/>
          <w:right w:val="nil"/>
          <w:between w:val="nil"/>
        </w:pBdr>
        <w:ind w:left="1440"/>
        <w:rPr>
          <w:rFonts w:asciiTheme="majorHAnsi" w:eastAsia="Calibri" w:hAnsiTheme="majorHAnsi" w:cstheme="majorHAnsi"/>
          <w:b/>
          <w:color w:val="000000"/>
          <w:u w:val="single"/>
        </w:rPr>
      </w:pPr>
    </w:p>
    <w:p w14:paraId="1CDD8F22" w14:textId="77777777" w:rsidR="001D1400" w:rsidRDefault="001D1400" w:rsidP="003767E5">
      <w:pPr>
        <w:pBdr>
          <w:top w:val="nil"/>
          <w:left w:val="nil"/>
          <w:bottom w:val="nil"/>
          <w:right w:val="nil"/>
          <w:between w:val="nil"/>
        </w:pBdr>
        <w:ind w:left="1440"/>
        <w:rPr>
          <w:rFonts w:asciiTheme="majorHAnsi" w:eastAsia="Calibri" w:hAnsiTheme="majorHAnsi" w:cstheme="majorHAnsi"/>
          <w:b/>
          <w:color w:val="000000"/>
          <w:u w:val="single"/>
        </w:rPr>
      </w:pPr>
    </w:p>
    <w:p w14:paraId="52B8B81A" w14:textId="2BEC21E8" w:rsidR="009E0FDC" w:rsidRPr="008F72E6" w:rsidRDefault="000D164E" w:rsidP="003767E5">
      <w:pPr>
        <w:pBdr>
          <w:top w:val="nil"/>
          <w:left w:val="nil"/>
          <w:bottom w:val="nil"/>
          <w:right w:val="nil"/>
          <w:between w:val="nil"/>
        </w:pBdr>
        <w:ind w:left="1440"/>
        <w:rPr>
          <w:rFonts w:asciiTheme="majorHAnsi" w:eastAsia="Calibri" w:hAnsiTheme="majorHAnsi" w:cstheme="majorHAnsi"/>
          <w:u w:val="single"/>
        </w:rPr>
      </w:pPr>
      <w:proofErr w:type="spellStart"/>
      <w:r w:rsidRPr="008F72E6">
        <w:rPr>
          <w:rFonts w:asciiTheme="majorHAnsi" w:eastAsia="Calibri" w:hAnsiTheme="majorHAnsi" w:cstheme="majorHAnsi"/>
          <w:b/>
          <w:color w:val="000000"/>
          <w:u w:val="single"/>
        </w:rPr>
        <w:t>CodeEasy</w:t>
      </w:r>
      <w:proofErr w:type="spellEnd"/>
      <w:r w:rsidR="00435157" w:rsidRPr="008F72E6">
        <w:rPr>
          <w:rFonts w:asciiTheme="majorHAnsi" w:eastAsia="Calibri" w:hAnsiTheme="majorHAnsi" w:cstheme="majorHAnsi"/>
          <w:b/>
          <w:color w:val="000000"/>
          <w:u w:val="single"/>
        </w:rPr>
        <w:t>:</w:t>
      </w:r>
    </w:p>
    <w:p w14:paraId="767C3E9C" w14:textId="573616AD" w:rsidR="000D164E" w:rsidRPr="008F72E6" w:rsidRDefault="00435157">
      <w:pPr>
        <w:spacing w:line="240" w:lineRule="auto"/>
        <w:ind w:left="1440"/>
        <w:rPr>
          <w:rFonts w:asciiTheme="majorHAnsi" w:eastAsia="Calibri" w:hAnsiTheme="majorHAnsi" w:cstheme="majorHAnsi"/>
          <w:color w:val="000000"/>
        </w:rPr>
      </w:pPr>
      <w:r w:rsidRPr="008F72E6">
        <w:rPr>
          <w:rFonts w:asciiTheme="majorHAnsi" w:eastAsia="Calibri" w:hAnsiTheme="majorHAnsi" w:cstheme="majorHAnsi"/>
        </w:rPr>
        <w:t>“</w:t>
      </w:r>
      <w:proofErr w:type="spellStart"/>
      <w:r w:rsidR="000D164E" w:rsidRPr="008F72E6">
        <w:rPr>
          <w:rFonts w:asciiTheme="majorHAnsi" w:eastAsia="Calibri" w:hAnsiTheme="majorHAnsi" w:cstheme="majorHAnsi"/>
          <w:bCs/>
          <w:color w:val="000000"/>
        </w:rPr>
        <w:t>CodeEasy</w:t>
      </w:r>
      <w:proofErr w:type="spellEnd"/>
      <w:r w:rsidRPr="008F72E6">
        <w:rPr>
          <w:rFonts w:asciiTheme="majorHAnsi" w:eastAsia="Calibri" w:hAnsiTheme="majorHAnsi" w:cstheme="majorHAnsi"/>
        </w:rPr>
        <w:t>”</w:t>
      </w:r>
      <w:r w:rsidR="000D164E" w:rsidRPr="008F72E6">
        <w:rPr>
          <w:rFonts w:asciiTheme="majorHAnsi" w:eastAsia="Calibri" w:hAnsiTheme="majorHAnsi" w:cstheme="majorHAnsi"/>
          <w:color w:val="000000"/>
        </w:rPr>
        <w:t xml:space="preserve"> is a web that provides </w:t>
      </w:r>
      <w:r w:rsidR="00D4693F" w:rsidRPr="008F72E6">
        <w:rPr>
          <w:rFonts w:asciiTheme="majorHAnsi" w:eastAsia="Calibri" w:hAnsiTheme="majorHAnsi" w:cstheme="majorHAnsi"/>
          <w:color w:val="000000"/>
        </w:rPr>
        <w:t>adventurous learning</w:t>
      </w:r>
      <w:r w:rsidR="000D164E" w:rsidRPr="008F72E6">
        <w:rPr>
          <w:rFonts w:asciiTheme="majorHAnsi" w:eastAsia="Calibri" w:hAnsiTheme="majorHAnsi" w:cstheme="majorHAnsi"/>
          <w:color w:val="000000"/>
        </w:rPr>
        <w:t xml:space="preserve"> path. The narrative is to save the world from a machine invasion. Each chapter in the story will teach you fundamental or fundamentals related to C#. The user can also compare his answers with the other coders’ answers.</w:t>
      </w:r>
    </w:p>
    <w:p w14:paraId="07166F64" w14:textId="77777777" w:rsidR="000D164E" w:rsidRPr="008F72E6" w:rsidRDefault="000D164E">
      <w:pPr>
        <w:spacing w:line="240" w:lineRule="auto"/>
        <w:ind w:left="1440"/>
        <w:rPr>
          <w:rFonts w:asciiTheme="majorHAnsi" w:eastAsia="Calibri" w:hAnsiTheme="majorHAnsi" w:cstheme="majorHAnsi"/>
          <w:color w:val="000000"/>
        </w:rPr>
      </w:pPr>
      <w:r w:rsidRPr="008F72E6">
        <w:rPr>
          <w:rFonts w:asciiTheme="majorHAnsi" w:eastAsia="Calibri" w:hAnsiTheme="majorHAnsi" w:cstheme="majorHAnsi"/>
          <w:color w:val="000000"/>
        </w:rPr>
        <w:t xml:space="preserve">The user can use their Slack group to communicate with fellow coders. There is a lot of practice and engagement on this platform. There is an adventure story in </w:t>
      </w:r>
      <w:proofErr w:type="spellStart"/>
      <w:r w:rsidRPr="008F72E6">
        <w:rPr>
          <w:rFonts w:asciiTheme="majorHAnsi" w:eastAsia="Calibri" w:hAnsiTheme="majorHAnsi" w:cstheme="majorHAnsi"/>
          <w:color w:val="000000"/>
        </w:rPr>
        <w:t>Codeasy</w:t>
      </w:r>
      <w:proofErr w:type="spellEnd"/>
      <w:r w:rsidRPr="008F72E6">
        <w:rPr>
          <w:rFonts w:asciiTheme="majorHAnsi" w:eastAsia="Calibri" w:hAnsiTheme="majorHAnsi" w:cstheme="majorHAnsi"/>
          <w:color w:val="000000"/>
        </w:rPr>
        <w:t>, making it addictive and engaging. They equip every lesson with several practical assignments.</w:t>
      </w:r>
    </w:p>
    <w:p w14:paraId="137B9185" w14:textId="2DC2E064" w:rsidR="009E0FDC" w:rsidRPr="008F72E6" w:rsidRDefault="000D164E">
      <w:pPr>
        <w:spacing w:line="240" w:lineRule="auto"/>
        <w:ind w:left="1440"/>
        <w:rPr>
          <w:rFonts w:asciiTheme="majorHAnsi" w:eastAsia="Calibri" w:hAnsiTheme="majorHAnsi" w:cstheme="majorHAnsi"/>
          <w:color w:val="000000"/>
        </w:rPr>
      </w:pPr>
      <w:r w:rsidRPr="008F72E6">
        <w:rPr>
          <w:rFonts w:asciiTheme="majorHAnsi" w:eastAsia="Calibri" w:hAnsiTheme="majorHAnsi" w:cstheme="majorHAnsi"/>
          <w:color w:val="000000"/>
        </w:rPr>
        <w:t>The platform doesn't check the motivation of the user using the website</w:t>
      </w:r>
      <w:r w:rsidR="00D4693F" w:rsidRPr="008F72E6">
        <w:rPr>
          <w:rFonts w:asciiTheme="majorHAnsi" w:eastAsia="Calibri" w:hAnsiTheme="majorHAnsi" w:cstheme="majorHAnsi"/>
          <w:color w:val="000000"/>
        </w:rPr>
        <w:t xml:space="preserve"> [</w:t>
      </w:r>
      <w:r w:rsidR="008F72E6" w:rsidRPr="008F72E6">
        <w:rPr>
          <w:rFonts w:asciiTheme="majorHAnsi" w:eastAsia="Calibri" w:hAnsiTheme="majorHAnsi" w:cstheme="majorHAnsi"/>
          <w:color w:val="000000"/>
        </w:rPr>
        <w:t>6</w:t>
      </w:r>
      <w:r w:rsidR="00D4693F" w:rsidRPr="008F72E6">
        <w:rPr>
          <w:rFonts w:asciiTheme="majorHAnsi" w:eastAsia="Calibri" w:hAnsiTheme="majorHAnsi" w:cstheme="majorHAnsi"/>
          <w:color w:val="000000"/>
        </w:rPr>
        <w:t>]</w:t>
      </w:r>
      <w:r w:rsidRPr="008F72E6">
        <w:rPr>
          <w:rFonts w:asciiTheme="majorHAnsi" w:eastAsia="Calibri" w:hAnsiTheme="majorHAnsi" w:cstheme="majorHAnsi"/>
          <w:color w:val="000000"/>
        </w:rPr>
        <w:t>.</w:t>
      </w:r>
      <w:r w:rsidR="00435157" w:rsidRPr="008F72E6">
        <w:rPr>
          <w:rFonts w:asciiTheme="majorHAnsi" w:eastAsia="Calibri" w:hAnsiTheme="majorHAnsi" w:cstheme="majorHAnsi"/>
          <w:color w:val="000000"/>
        </w:rPr>
        <w:t xml:space="preserve"> </w:t>
      </w:r>
    </w:p>
    <w:p w14:paraId="01D8609D" w14:textId="77777777" w:rsidR="001032F9" w:rsidRPr="008F72E6" w:rsidRDefault="001032F9" w:rsidP="000D164E">
      <w:pPr>
        <w:pBdr>
          <w:top w:val="nil"/>
          <w:left w:val="nil"/>
          <w:bottom w:val="nil"/>
          <w:right w:val="nil"/>
          <w:between w:val="nil"/>
        </w:pBdr>
        <w:spacing w:line="240" w:lineRule="auto"/>
        <w:rPr>
          <w:rFonts w:asciiTheme="majorHAnsi" w:eastAsia="Calibri" w:hAnsiTheme="majorHAnsi" w:cstheme="majorHAnsi"/>
          <w:b/>
        </w:rPr>
      </w:pPr>
    </w:p>
    <w:p w14:paraId="64FF1869" w14:textId="289AEAB5" w:rsidR="009E0FDC" w:rsidRPr="008F72E6" w:rsidRDefault="003A3FB8" w:rsidP="000D164E">
      <w:pPr>
        <w:pBdr>
          <w:top w:val="nil"/>
          <w:left w:val="nil"/>
          <w:bottom w:val="nil"/>
          <w:right w:val="nil"/>
          <w:between w:val="nil"/>
        </w:pBdr>
        <w:spacing w:line="240" w:lineRule="auto"/>
        <w:ind w:left="1440"/>
        <w:rPr>
          <w:rFonts w:asciiTheme="majorHAnsi" w:eastAsia="Calibri" w:hAnsiTheme="majorHAnsi" w:cstheme="majorHAnsi"/>
          <w:u w:val="single"/>
        </w:rPr>
      </w:pPr>
      <w:proofErr w:type="spellStart"/>
      <w:r w:rsidRPr="008F72E6">
        <w:rPr>
          <w:rFonts w:asciiTheme="majorHAnsi" w:eastAsia="Calibri" w:hAnsiTheme="majorHAnsi" w:cstheme="majorHAnsi"/>
          <w:b/>
          <w:color w:val="000000"/>
          <w:u w:val="single"/>
        </w:rPr>
        <w:t>C</w:t>
      </w:r>
      <w:r w:rsidR="00B5056D" w:rsidRPr="008F72E6">
        <w:rPr>
          <w:rFonts w:asciiTheme="majorHAnsi" w:eastAsia="Calibri" w:hAnsiTheme="majorHAnsi" w:cstheme="majorHAnsi"/>
          <w:b/>
          <w:color w:val="000000"/>
          <w:u w:val="single"/>
        </w:rPr>
        <w:t>oder</w:t>
      </w:r>
      <w:r w:rsidRPr="008F72E6">
        <w:rPr>
          <w:rFonts w:asciiTheme="majorHAnsi" w:eastAsia="Calibri" w:hAnsiTheme="majorHAnsi" w:cstheme="majorHAnsi"/>
          <w:b/>
          <w:color w:val="000000"/>
          <w:u w:val="single"/>
        </w:rPr>
        <w:t>B</w:t>
      </w:r>
      <w:r w:rsidR="00B5056D" w:rsidRPr="008F72E6">
        <w:rPr>
          <w:rFonts w:asciiTheme="majorHAnsi" w:eastAsia="Calibri" w:hAnsiTheme="majorHAnsi" w:cstheme="majorHAnsi"/>
          <w:b/>
          <w:color w:val="000000"/>
          <w:u w:val="single"/>
        </w:rPr>
        <w:t>yte</w:t>
      </w:r>
      <w:proofErr w:type="spellEnd"/>
      <w:r w:rsidR="00435157" w:rsidRPr="008F72E6">
        <w:rPr>
          <w:rFonts w:asciiTheme="majorHAnsi" w:eastAsia="Calibri" w:hAnsiTheme="majorHAnsi" w:cstheme="majorHAnsi"/>
          <w:b/>
          <w:u w:val="single"/>
        </w:rPr>
        <w:t>:</w:t>
      </w:r>
    </w:p>
    <w:p w14:paraId="295868E3" w14:textId="0202B08F" w:rsidR="009E0FDC" w:rsidRPr="008F72E6" w:rsidRDefault="00435157">
      <w:pPr>
        <w:spacing w:after="160" w:line="240" w:lineRule="auto"/>
        <w:ind w:left="1440"/>
        <w:rPr>
          <w:rFonts w:asciiTheme="majorHAnsi" w:eastAsia="Calibri" w:hAnsiTheme="majorHAnsi" w:cstheme="majorHAnsi"/>
          <w:color w:val="000000"/>
        </w:rPr>
      </w:pPr>
      <w:r w:rsidRPr="008F72E6">
        <w:rPr>
          <w:rFonts w:asciiTheme="majorHAnsi" w:eastAsia="Calibri" w:hAnsiTheme="majorHAnsi" w:cstheme="majorHAnsi"/>
        </w:rPr>
        <w:t>“</w:t>
      </w:r>
      <w:r w:rsidR="003A3FB8" w:rsidRPr="008F72E6">
        <w:rPr>
          <w:rFonts w:asciiTheme="majorHAnsi" w:eastAsia="Calibri" w:hAnsiTheme="majorHAnsi" w:cstheme="majorHAnsi"/>
          <w:color w:val="000000"/>
        </w:rPr>
        <w:t>CODERBYTE</w:t>
      </w:r>
      <w:r w:rsidRPr="008F72E6">
        <w:rPr>
          <w:rFonts w:asciiTheme="majorHAnsi" w:eastAsia="Calibri" w:hAnsiTheme="majorHAnsi" w:cstheme="majorHAnsi"/>
        </w:rPr>
        <w:t>”</w:t>
      </w:r>
      <w:r w:rsidRPr="008F72E6">
        <w:rPr>
          <w:rFonts w:asciiTheme="majorHAnsi" w:eastAsia="Calibri" w:hAnsiTheme="majorHAnsi" w:cstheme="majorHAnsi"/>
          <w:color w:val="000000"/>
        </w:rPr>
        <w:t xml:space="preserve"> </w:t>
      </w:r>
      <w:r w:rsidR="003A3FB8" w:rsidRPr="008F72E6">
        <w:rPr>
          <w:rFonts w:asciiTheme="majorHAnsi" w:eastAsia="Calibri" w:hAnsiTheme="majorHAnsi" w:cstheme="majorHAnsi"/>
          <w:color w:val="000000"/>
        </w:rPr>
        <w:t xml:space="preserve">is an online learning </w:t>
      </w:r>
      <w:r w:rsidR="00D4693F" w:rsidRPr="008F72E6">
        <w:rPr>
          <w:rFonts w:asciiTheme="majorHAnsi" w:eastAsia="Calibri" w:hAnsiTheme="majorHAnsi" w:cstheme="majorHAnsi"/>
          <w:color w:val="000000"/>
        </w:rPr>
        <w:t>website that</w:t>
      </w:r>
      <w:r w:rsidR="003A3FB8" w:rsidRPr="008F72E6">
        <w:rPr>
          <w:rFonts w:asciiTheme="majorHAnsi" w:eastAsia="Calibri" w:hAnsiTheme="majorHAnsi" w:cstheme="majorHAnsi"/>
          <w:color w:val="000000"/>
        </w:rPr>
        <w:t xml:space="preserve"> includes beginner-friendly tutorials and courses about programming languages, It also has a bunch of practical coding challenges you can complete. The user can execute code directly on their site.</w:t>
      </w:r>
      <w:r w:rsidR="003A3FB8" w:rsidRPr="008F72E6">
        <w:t xml:space="preserve"> </w:t>
      </w:r>
      <w:r w:rsidR="003A3FB8" w:rsidRPr="008F72E6">
        <w:rPr>
          <w:rFonts w:asciiTheme="majorHAnsi" w:eastAsia="Calibri" w:hAnsiTheme="majorHAnsi" w:cstheme="majorHAnsi"/>
          <w:color w:val="000000"/>
        </w:rPr>
        <w:t>There are tasks that users perform and progress towards defined objectives. There is an option to discuss with other users about solutions</w:t>
      </w:r>
      <w:r w:rsidR="00D812FF" w:rsidRPr="008F72E6">
        <w:rPr>
          <w:rFonts w:asciiTheme="majorHAnsi" w:eastAsia="Calibri" w:hAnsiTheme="majorHAnsi" w:cstheme="majorHAnsi"/>
          <w:color w:val="000000"/>
        </w:rPr>
        <w:t xml:space="preserve"> [</w:t>
      </w:r>
      <w:r w:rsidR="008F72E6" w:rsidRPr="008F72E6">
        <w:rPr>
          <w:rFonts w:asciiTheme="majorHAnsi" w:eastAsia="Calibri" w:hAnsiTheme="majorHAnsi" w:cstheme="majorHAnsi"/>
          <w:color w:val="000000"/>
        </w:rPr>
        <w:t>7</w:t>
      </w:r>
      <w:r w:rsidR="00D812FF" w:rsidRPr="008F72E6">
        <w:rPr>
          <w:rFonts w:asciiTheme="majorHAnsi" w:eastAsia="Calibri" w:hAnsiTheme="majorHAnsi" w:cstheme="majorHAnsi"/>
          <w:color w:val="000000"/>
        </w:rPr>
        <w:t>]</w:t>
      </w:r>
      <w:r w:rsidR="003A3FB8" w:rsidRPr="008F72E6">
        <w:rPr>
          <w:rFonts w:asciiTheme="majorHAnsi" w:eastAsia="Calibri" w:hAnsiTheme="majorHAnsi" w:cstheme="majorHAnsi"/>
          <w:color w:val="000000"/>
        </w:rPr>
        <w:t>.</w:t>
      </w:r>
    </w:p>
    <w:p w14:paraId="49182DDE" w14:textId="37BE2955" w:rsidR="003A3FB8" w:rsidRPr="008F72E6" w:rsidRDefault="003A3FB8">
      <w:pPr>
        <w:spacing w:after="160" w:line="240" w:lineRule="auto"/>
        <w:ind w:left="1440"/>
        <w:rPr>
          <w:rFonts w:asciiTheme="majorHAnsi" w:eastAsia="Calibri" w:hAnsiTheme="majorHAnsi" w:cstheme="majorHAnsi"/>
          <w:color w:val="000000"/>
        </w:rPr>
      </w:pPr>
      <w:r w:rsidRPr="008F72E6">
        <w:rPr>
          <w:rFonts w:asciiTheme="majorHAnsi" w:eastAsia="Calibri" w:hAnsiTheme="majorHAnsi" w:cstheme="majorHAnsi"/>
          <w:color w:val="000000"/>
        </w:rPr>
        <w:t>The platform doesn't check the motivation of the user using the website.</w:t>
      </w:r>
    </w:p>
    <w:p w14:paraId="2902D07F" w14:textId="6D94528A" w:rsidR="003A3FB8" w:rsidRPr="008F72E6" w:rsidRDefault="00E71BC4" w:rsidP="001861ED">
      <w:pPr>
        <w:spacing w:line="240" w:lineRule="auto"/>
        <w:ind w:left="720"/>
        <w:rPr>
          <w:rFonts w:asciiTheme="majorHAnsi" w:eastAsia="Calibri" w:hAnsiTheme="majorHAnsi" w:cstheme="majorHAnsi"/>
          <w:color w:val="000000"/>
        </w:rPr>
      </w:pPr>
      <w:r w:rsidRPr="008F72E6">
        <w:rPr>
          <w:rFonts w:asciiTheme="majorHAnsi" w:eastAsia="Calibri" w:hAnsiTheme="majorHAnsi" w:cstheme="majorHAnsi"/>
          <w:color w:val="000000"/>
        </w:rPr>
        <w:t xml:space="preserve">All the </w:t>
      </w:r>
      <w:r w:rsidR="003A3FB8" w:rsidRPr="008F72E6">
        <w:rPr>
          <w:rFonts w:asciiTheme="majorHAnsi" w:eastAsia="Calibri" w:hAnsiTheme="majorHAnsi" w:cstheme="majorHAnsi"/>
          <w:color w:val="000000"/>
        </w:rPr>
        <w:t>websites</w:t>
      </w:r>
      <w:r w:rsidRPr="008F72E6">
        <w:rPr>
          <w:rFonts w:asciiTheme="majorHAnsi" w:eastAsia="Calibri" w:hAnsiTheme="majorHAnsi" w:cstheme="majorHAnsi"/>
          <w:color w:val="000000"/>
        </w:rPr>
        <w:t xml:space="preserve"> we have presented here </w:t>
      </w:r>
      <w:r w:rsidR="003A3FB8" w:rsidRPr="008F72E6">
        <w:rPr>
          <w:rFonts w:asciiTheme="majorHAnsi" w:eastAsia="Calibri" w:hAnsiTheme="majorHAnsi" w:cstheme="majorHAnsi"/>
          <w:color w:val="000000"/>
        </w:rPr>
        <w:t>involved gamification tools</w:t>
      </w:r>
      <w:ins w:id="2" w:author="נעמי אונקלוס-שפיגל" w:date="2023-03-08T13:35:00Z">
        <w:r w:rsidR="00CB0F89">
          <w:rPr>
            <w:rFonts w:asciiTheme="majorHAnsi" w:eastAsia="Calibri" w:hAnsiTheme="majorHAnsi" w:cstheme="majorHAnsi"/>
            <w:color w:val="000000"/>
          </w:rPr>
          <w:t>,</w:t>
        </w:r>
      </w:ins>
      <w:r w:rsidR="003A3FB8" w:rsidRPr="008F72E6">
        <w:rPr>
          <w:rFonts w:asciiTheme="majorHAnsi" w:eastAsia="Calibri" w:hAnsiTheme="majorHAnsi" w:cstheme="majorHAnsi"/>
          <w:color w:val="000000"/>
        </w:rPr>
        <w:t xml:space="preserve"> but </w:t>
      </w:r>
      <w:r w:rsidR="00343796">
        <w:rPr>
          <w:rFonts w:asciiTheme="majorHAnsi" w:eastAsia="Calibri" w:hAnsiTheme="majorHAnsi" w:cstheme="majorHAnsi"/>
          <w:color w:val="000000"/>
        </w:rPr>
        <w:t xml:space="preserve">do not </w:t>
      </w:r>
      <w:r w:rsidR="003A3FB8" w:rsidRPr="008F72E6">
        <w:rPr>
          <w:rFonts w:asciiTheme="majorHAnsi" w:eastAsia="Calibri" w:hAnsiTheme="majorHAnsi" w:cstheme="majorHAnsi"/>
          <w:color w:val="000000"/>
        </w:rPr>
        <w:t>check the user's motivation through the learning process.</w:t>
      </w:r>
    </w:p>
    <w:p w14:paraId="6656B020" w14:textId="0F4EDC83" w:rsidR="001861ED" w:rsidRPr="008F72E6" w:rsidRDefault="00E71BC4" w:rsidP="001861ED">
      <w:pPr>
        <w:spacing w:line="240" w:lineRule="auto"/>
        <w:ind w:left="720"/>
        <w:rPr>
          <w:rFonts w:asciiTheme="majorHAnsi" w:hAnsiTheme="majorHAnsi" w:cstheme="majorHAnsi"/>
        </w:rPr>
      </w:pPr>
      <w:r w:rsidRPr="008F72E6">
        <w:rPr>
          <w:rFonts w:asciiTheme="majorHAnsi" w:eastAsia="Calibri" w:hAnsiTheme="majorHAnsi" w:cstheme="majorHAnsi"/>
          <w:color w:val="000000"/>
        </w:rPr>
        <w:t xml:space="preserve">We offer </w:t>
      </w:r>
      <w:r w:rsidR="003A3FB8" w:rsidRPr="008F72E6">
        <w:rPr>
          <w:rFonts w:asciiTheme="majorHAnsi" w:eastAsia="Calibri" w:hAnsiTheme="majorHAnsi" w:cstheme="majorHAnsi"/>
          <w:color w:val="000000"/>
        </w:rPr>
        <w:t>a web that include</w:t>
      </w:r>
      <w:r w:rsidR="00343796">
        <w:rPr>
          <w:rFonts w:asciiTheme="majorHAnsi" w:eastAsia="Calibri" w:hAnsiTheme="majorHAnsi" w:cstheme="majorHAnsi"/>
          <w:color w:val="000000"/>
        </w:rPr>
        <w:t>s</w:t>
      </w:r>
      <w:r w:rsidR="003A3FB8" w:rsidRPr="008F72E6">
        <w:rPr>
          <w:rFonts w:asciiTheme="majorHAnsi" w:eastAsia="Calibri" w:hAnsiTheme="majorHAnsi" w:cstheme="majorHAnsi"/>
          <w:color w:val="000000"/>
        </w:rPr>
        <w:t xml:space="preserve"> either a learning process that involves gamification tools </w:t>
      </w:r>
      <w:r w:rsidR="00D812FF" w:rsidRPr="008F72E6">
        <w:rPr>
          <w:rFonts w:asciiTheme="majorHAnsi" w:hAnsiTheme="majorHAnsi" w:cstheme="majorHAnsi"/>
        </w:rPr>
        <w:t xml:space="preserve">and </w:t>
      </w:r>
      <w:r w:rsidR="003A3FB8" w:rsidRPr="008F72E6">
        <w:rPr>
          <w:rFonts w:asciiTheme="majorHAnsi" w:hAnsiTheme="majorHAnsi" w:cstheme="majorHAnsi"/>
        </w:rPr>
        <w:t>check</w:t>
      </w:r>
      <w:r w:rsidR="00343796">
        <w:rPr>
          <w:rFonts w:asciiTheme="majorHAnsi" w:hAnsiTheme="majorHAnsi" w:cstheme="majorHAnsi"/>
        </w:rPr>
        <w:t>s</w:t>
      </w:r>
      <w:r w:rsidR="003A3FB8" w:rsidRPr="008F72E6">
        <w:rPr>
          <w:rFonts w:asciiTheme="majorHAnsi" w:hAnsiTheme="majorHAnsi" w:cstheme="majorHAnsi"/>
        </w:rPr>
        <w:t xml:space="preserve"> the user's motivation.</w:t>
      </w:r>
    </w:p>
    <w:p w14:paraId="3B2AE634" w14:textId="2573E7C2" w:rsidR="001861ED" w:rsidRPr="008F72E6" w:rsidRDefault="001861ED" w:rsidP="001861ED">
      <w:pPr>
        <w:spacing w:line="240" w:lineRule="auto"/>
        <w:rPr>
          <w:rFonts w:asciiTheme="majorHAnsi" w:hAnsiTheme="majorHAnsi" w:cstheme="majorHAnsi"/>
        </w:rPr>
      </w:pPr>
    </w:p>
    <w:p w14:paraId="0656C679" w14:textId="77777777" w:rsidR="00B237DF" w:rsidRPr="008F72E6" w:rsidRDefault="00B237DF" w:rsidP="00B237DF">
      <w:pPr>
        <w:spacing w:line="240" w:lineRule="auto"/>
        <w:rPr>
          <w:rFonts w:asciiTheme="majorHAnsi" w:hAnsiTheme="majorHAnsi" w:cstheme="majorHAnsi"/>
        </w:rPr>
      </w:pPr>
    </w:p>
    <w:p w14:paraId="4325BC11" w14:textId="0606409B" w:rsidR="007D39F4" w:rsidRDefault="007D39F4" w:rsidP="00D4693F">
      <w:pPr>
        <w:rPr>
          <w:rFonts w:asciiTheme="majorHAnsi" w:hAnsiTheme="majorHAnsi" w:cstheme="majorHAnsi"/>
          <w:b/>
          <w:u w:val="single"/>
        </w:rPr>
      </w:pPr>
    </w:p>
    <w:p w14:paraId="38E93414" w14:textId="657FBED3" w:rsidR="002A7279" w:rsidRDefault="002A7279" w:rsidP="00D4693F">
      <w:pPr>
        <w:rPr>
          <w:rFonts w:asciiTheme="majorHAnsi" w:hAnsiTheme="majorHAnsi" w:cstheme="majorHAnsi"/>
          <w:b/>
          <w:u w:val="single"/>
        </w:rPr>
      </w:pPr>
    </w:p>
    <w:p w14:paraId="70C8A381" w14:textId="5C35798F" w:rsidR="002A7279" w:rsidRDefault="002A7279" w:rsidP="00D4693F">
      <w:pPr>
        <w:rPr>
          <w:rFonts w:asciiTheme="majorHAnsi" w:hAnsiTheme="majorHAnsi" w:cstheme="majorHAnsi"/>
          <w:b/>
          <w:u w:val="single"/>
        </w:rPr>
      </w:pPr>
    </w:p>
    <w:p w14:paraId="0A8539CB" w14:textId="3406E83B" w:rsidR="002A7279" w:rsidRDefault="002A7279" w:rsidP="00D4693F">
      <w:pPr>
        <w:rPr>
          <w:rFonts w:asciiTheme="majorHAnsi" w:hAnsiTheme="majorHAnsi" w:cstheme="majorHAnsi"/>
          <w:b/>
          <w:u w:val="single"/>
        </w:rPr>
      </w:pPr>
    </w:p>
    <w:p w14:paraId="0807DDDA" w14:textId="30D6B370" w:rsidR="002A7279" w:rsidRDefault="002A7279" w:rsidP="00D4693F">
      <w:pPr>
        <w:rPr>
          <w:rFonts w:asciiTheme="majorHAnsi" w:hAnsiTheme="majorHAnsi" w:cstheme="majorHAnsi"/>
          <w:b/>
          <w:u w:val="single"/>
        </w:rPr>
      </w:pPr>
    </w:p>
    <w:p w14:paraId="37AE8EDA" w14:textId="3EAB1FC1" w:rsidR="002A7279" w:rsidRDefault="002A7279" w:rsidP="00D4693F">
      <w:pPr>
        <w:rPr>
          <w:rFonts w:asciiTheme="majorHAnsi" w:hAnsiTheme="majorHAnsi" w:cstheme="majorHAnsi"/>
          <w:b/>
          <w:u w:val="single"/>
        </w:rPr>
      </w:pPr>
    </w:p>
    <w:p w14:paraId="45EE11CB" w14:textId="592D7B0D" w:rsidR="002A7279" w:rsidRDefault="002A7279" w:rsidP="00D4693F">
      <w:pPr>
        <w:rPr>
          <w:rFonts w:asciiTheme="majorHAnsi" w:hAnsiTheme="majorHAnsi" w:cstheme="majorHAnsi"/>
          <w:b/>
          <w:u w:val="single"/>
        </w:rPr>
      </w:pPr>
    </w:p>
    <w:p w14:paraId="40D6878D" w14:textId="011B004C" w:rsidR="002A7279" w:rsidRDefault="002A7279" w:rsidP="00D4693F">
      <w:pPr>
        <w:rPr>
          <w:rFonts w:asciiTheme="majorHAnsi" w:hAnsiTheme="majorHAnsi" w:cstheme="majorHAnsi"/>
          <w:b/>
          <w:u w:val="single"/>
        </w:rPr>
      </w:pPr>
    </w:p>
    <w:p w14:paraId="03E70F72" w14:textId="524845DB" w:rsidR="002A7279" w:rsidRDefault="002A7279" w:rsidP="00D4693F">
      <w:pPr>
        <w:rPr>
          <w:rFonts w:asciiTheme="majorHAnsi" w:hAnsiTheme="majorHAnsi" w:cstheme="majorHAnsi"/>
          <w:b/>
          <w:u w:val="single"/>
        </w:rPr>
      </w:pPr>
    </w:p>
    <w:p w14:paraId="39ACC5CC" w14:textId="342CF887" w:rsidR="002A7279" w:rsidRDefault="002A7279" w:rsidP="00D4693F">
      <w:pPr>
        <w:rPr>
          <w:rFonts w:asciiTheme="majorHAnsi" w:hAnsiTheme="majorHAnsi" w:cstheme="majorHAnsi"/>
          <w:b/>
          <w:u w:val="single"/>
        </w:rPr>
      </w:pPr>
    </w:p>
    <w:p w14:paraId="3C472F94" w14:textId="11F9271F" w:rsidR="002A7279" w:rsidRDefault="002A7279" w:rsidP="00D4693F">
      <w:pPr>
        <w:rPr>
          <w:rFonts w:asciiTheme="majorHAnsi" w:hAnsiTheme="majorHAnsi" w:cstheme="majorHAnsi"/>
          <w:b/>
          <w:u w:val="single"/>
        </w:rPr>
      </w:pPr>
    </w:p>
    <w:p w14:paraId="1E5E8863" w14:textId="2BA2F351" w:rsidR="002A7279" w:rsidRDefault="002A7279" w:rsidP="00D4693F">
      <w:pPr>
        <w:rPr>
          <w:rFonts w:asciiTheme="majorHAnsi" w:hAnsiTheme="majorHAnsi" w:cstheme="majorHAnsi"/>
          <w:b/>
          <w:u w:val="single"/>
        </w:rPr>
      </w:pPr>
    </w:p>
    <w:p w14:paraId="255D2A7E" w14:textId="0233E2DE" w:rsidR="002A7279" w:rsidRDefault="002A7279" w:rsidP="00D4693F">
      <w:pPr>
        <w:rPr>
          <w:rFonts w:asciiTheme="majorHAnsi" w:hAnsiTheme="majorHAnsi" w:cstheme="majorHAnsi"/>
          <w:b/>
          <w:u w:val="single"/>
        </w:rPr>
      </w:pPr>
    </w:p>
    <w:p w14:paraId="1B930FE1" w14:textId="73D4EB2D" w:rsidR="002A7279" w:rsidRDefault="002A7279" w:rsidP="00D4693F">
      <w:pPr>
        <w:rPr>
          <w:rFonts w:asciiTheme="majorHAnsi" w:hAnsiTheme="majorHAnsi" w:cstheme="majorHAnsi"/>
          <w:b/>
          <w:u w:val="single"/>
        </w:rPr>
      </w:pPr>
    </w:p>
    <w:p w14:paraId="4A4F1648" w14:textId="5716A896" w:rsidR="002A7279" w:rsidRDefault="002A7279" w:rsidP="00D4693F">
      <w:pPr>
        <w:rPr>
          <w:rFonts w:asciiTheme="majorHAnsi" w:hAnsiTheme="majorHAnsi" w:cstheme="majorHAnsi"/>
          <w:b/>
          <w:u w:val="single"/>
        </w:rPr>
      </w:pPr>
    </w:p>
    <w:p w14:paraId="1B4E79EE" w14:textId="2CA86778" w:rsidR="002A7279" w:rsidRDefault="002A7279" w:rsidP="00D4693F">
      <w:pPr>
        <w:rPr>
          <w:rFonts w:asciiTheme="majorHAnsi" w:hAnsiTheme="majorHAnsi" w:cstheme="majorHAnsi"/>
          <w:b/>
          <w:u w:val="single"/>
        </w:rPr>
      </w:pPr>
    </w:p>
    <w:p w14:paraId="53962F6C" w14:textId="43A6315A" w:rsidR="002A7279" w:rsidRDefault="002A7279" w:rsidP="00D4693F">
      <w:pPr>
        <w:rPr>
          <w:rFonts w:asciiTheme="majorHAnsi" w:hAnsiTheme="majorHAnsi" w:cstheme="majorHAnsi"/>
          <w:b/>
          <w:u w:val="single"/>
        </w:rPr>
      </w:pPr>
    </w:p>
    <w:p w14:paraId="59C031D8" w14:textId="3D4517BE" w:rsidR="002A7279" w:rsidRDefault="002A7279" w:rsidP="00D4693F">
      <w:pPr>
        <w:rPr>
          <w:rFonts w:asciiTheme="majorHAnsi" w:hAnsiTheme="majorHAnsi" w:cstheme="majorHAnsi"/>
          <w:b/>
          <w:u w:val="single"/>
        </w:rPr>
      </w:pPr>
    </w:p>
    <w:p w14:paraId="1EAC998F" w14:textId="5E8BCC01" w:rsidR="002A7279" w:rsidRDefault="002A7279" w:rsidP="00D4693F">
      <w:pPr>
        <w:rPr>
          <w:rFonts w:asciiTheme="majorHAnsi" w:hAnsiTheme="majorHAnsi" w:cstheme="majorHAnsi"/>
          <w:b/>
          <w:u w:val="single"/>
        </w:rPr>
      </w:pPr>
    </w:p>
    <w:p w14:paraId="341E2006" w14:textId="02BF61F9" w:rsidR="002A7279" w:rsidRDefault="002A7279" w:rsidP="00D4693F">
      <w:pPr>
        <w:rPr>
          <w:rFonts w:asciiTheme="majorHAnsi" w:hAnsiTheme="majorHAnsi" w:cstheme="majorHAnsi"/>
          <w:b/>
          <w:u w:val="single"/>
        </w:rPr>
      </w:pPr>
    </w:p>
    <w:p w14:paraId="031E2E21" w14:textId="37DC62F6" w:rsidR="002A7279" w:rsidRDefault="002A7279" w:rsidP="00D4693F">
      <w:pPr>
        <w:rPr>
          <w:rFonts w:asciiTheme="majorHAnsi" w:hAnsiTheme="majorHAnsi" w:cstheme="majorHAnsi"/>
          <w:b/>
          <w:u w:val="single"/>
        </w:rPr>
      </w:pPr>
    </w:p>
    <w:p w14:paraId="1CCD3FF8" w14:textId="091BDFAB" w:rsidR="002A7279" w:rsidRDefault="002A7279" w:rsidP="00D4693F">
      <w:pPr>
        <w:rPr>
          <w:rFonts w:asciiTheme="majorHAnsi" w:hAnsiTheme="majorHAnsi" w:cstheme="majorHAnsi"/>
          <w:b/>
          <w:u w:val="single"/>
        </w:rPr>
      </w:pPr>
    </w:p>
    <w:p w14:paraId="0D605D0B" w14:textId="77777777" w:rsidR="002A7279" w:rsidRPr="008F72E6" w:rsidRDefault="002A7279" w:rsidP="00D4693F">
      <w:pPr>
        <w:rPr>
          <w:rFonts w:asciiTheme="majorHAnsi" w:hAnsiTheme="majorHAnsi" w:cstheme="majorHAnsi"/>
          <w:b/>
          <w:u w:val="single"/>
        </w:rPr>
      </w:pPr>
    </w:p>
    <w:p w14:paraId="53137231" w14:textId="53B14674" w:rsidR="00334F3A" w:rsidRPr="008F72E6" w:rsidRDefault="00334F3A" w:rsidP="00334F3A">
      <w:pPr>
        <w:numPr>
          <w:ilvl w:val="0"/>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Expected Achievements</w:t>
      </w:r>
    </w:p>
    <w:p w14:paraId="3D90D35A" w14:textId="00B4D9BB" w:rsidR="00AC3993" w:rsidRPr="008F72E6" w:rsidRDefault="00435157" w:rsidP="00AC3993">
      <w:pPr>
        <w:spacing w:after="160" w:line="240" w:lineRule="auto"/>
        <w:rPr>
          <w:rFonts w:asciiTheme="majorHAnsi" w:eastAsia="Calibri" w:hAnsiTheme="majorHAnsi" w:cstheme="majorHAnsi"/>
          <w:color w:val="000000"/>
        </w:rPr>
      </w:pPr>
      <w:r w:rsidRPr="008F72E6">
        <w:rPr>
          <w:rFonts w:asciiTheme="majorHAnsi" w:eastAsia="Calibri" w:hAnsiTheme="majorHAnsi" w:cstheme="majorHAnsi"/>
          <w:color w:val="000000"/>
        </w:rPr>
        <w:t xml:space="preserve">In our project we expect to develop a user-friendly website, which will be adapted and </w:t>
      </w:r>
      <w:r w:rsidR="00347AB0" w:rsidRPr="008F72E6">
        <w:rPr>
          <w:rFonts w:asciiTheme="majorHAnsi" w:eastAsia="Calibri" w:hAnsiTheme="majorHAnsi" w:cstheme="majorHAnsi"/>
          <w:color w:val="000000"/>
        </w:rPr>
        <w:t>up to date</w:t>
      </w:r>
      <w:r w:rsidRPr="008F72E6">
        <w:rPr>
          <w:rFonts w:asciiTheme="majorHAnsi" w:eastAsia="Calibri" w:hAnsiTheme="majorHAnsi" w:cstheme="majorHAnsi"/>
          <w:color w:val="000000"/>
        </w:rPr>
        <w:t xml:space="preserve"> for several platforms (such as computer, cell phone, tablet). Users will be able to </w:t>
      </w:r>
      <w:r w:rsidR="00AC3993" w:rsidRPr="008F72E6">
        <w:rPr>
          <w:rFonts w:asciiTheme="majorHAnsi" w:eastAsia="Calibri" w:hAnsiTheme="majorHAnsi" w:cstheme="majorHAnsi"/>
          <w:color w:val="000000"/>
        </w:rPr>
        <w:t>register to the system and to choose a category which they want to learn. Through the learning process the system will check their motivation.</w:t>
      </w:r>
    </w:p>
    <w:p w14:paraId="35771995" w14:textId="77777777" w:rsidR="009E0FDC" w:rsidRPr="008F72E6" w:rsidRDefault="00435157" w:rsidP="00D00CEA">
      <w:pPr>
        <w:spacing w:after="160" w:line="240" w:lineRule="auto"/>
        <w:ind w:left="360"/>
        <w:rPr>
          <w:rFonts w:asciiTheme="majorHAnsi" w:eastAsia="Times New Roman" w:hAnsiTheme="majorHAnsi" w:cstheme="majorHAnsi"/>
          <w:u w:val="single"/>
        </w:rPr>
      </w:pPr>
      <w:r w:rsidRPr="008F72E6">
        <w:rPr>
          <w:rFonts w:asciiTheme="majorHAnsi" w:eastAsia="Calibri" w:hAnsiTheme="majorHAnsi" w:cstheme="majorHAnsi"/>
          <w:b/>
          <w:color w:val="000000"/>
          <w:u w:val="single"/>
        </w:rPr>
        <w:t xml:space="preserve">3.1. Project Goals: </w:t>
      </w:r>
    </w:p>
    <w:p w14:paraId="351D45F7" w14:textId="4817C898" w:rsidR="009E0FDC" w:rsidRPr="008F72E6" w:rsidRDefault="00435157" w:rsidP="00372F79">
      <w:pPr>
        <w:numPr>
          <w:ilvl w:val="0"/>
          <w:numId w:val="2"/>
        </w:numPr>
        <w:spacing w:line="240" w:lineRule="auto"/>
        <w:ind w:left="1145"/>
        <w:rPr>
          <w:rFonts w:asciiTheme="majorHAnsi" w:eastAsia="Calibri" w:hAnsiTheme="majorHAnsi" w:cstheme="majorHAnsi"/>
          <w:color w:val="000000"/>
        </w:rPr>
      </w:pPr>
      <w:r w:rsidRPr="008F72E6">
        <w:rPr>
          <w:rFonts w:asciiTheme="majorHAnsi" w:eastAsia="Calibri" w:hAnsiTheme="majorHAnsi" w:cstheme="majorHAnsi"/>
          <w:color w:val="000000"/>
        </w:rPr>
        <w:t xml:space="preserve">Our main goal is to make </w:t>
      </w:r>
      <w:r w:rsidR="00372F79" w:rsidRPr="008F72E6">
        <w:rPr>
          <w:rFonts w:asciiTheme="majorHAnsi" w:eastAsia="Calibri" w:hAnsiTheme="majorHAnsi" w:cstheme="majorHAnsi"/>
          <w:color w:val="000000"/>
        </w:rPr>
        <w:t>the software learning process intuitive</w:t>
      </w:r>
      <w:r w:rsidR="003E62C6" w:rsidRPr="008F72E6">
        <w:rPr>
          <w:rFonts w:asciiTheme="majorHAnsi" w:eastAsia="Calibri" w:hAnsiTheme="majorHAnsi" w:cstheme="majorHAnsi"/>
          <w:color w:val="000000"/>
        </w:rPr>
        <w:t xml:space="preserve"> and more inviting.</w:t>
      </w:r>
      <w:r w:rsidR="00372F79" w:rsidRPr="008F72E6">
        <w:rPr>
          <w:rFonts w:asciiTheme="majorHAnsi" w:eastAsia="Calibri" w:hAnsiTheme="majorHAnsi" w:cstheme="majorHAnsi"/>
          <w:color w:val="000000"/>
        </w:rPr>
        <w:t xml:space="preserve"> </w:t>
      </w:r>
      <w:r w:rsidR="00785C29" w:rsidRPr="008F72E6">
        <w:rPr>
          <w:rFonts w:asciiTheme="majorHAnsi" w:eastAsia="Calibri" w:hAnsiTheme="majorHAnsi" w:cstheme="majorHAnsi"/>
          <w:color w:val="000000"/>
        </w:rPr>
        <w:t xml:space="preserve"> </w:t>
      </w:r>
      <w:r w:rsidRPr="008F72E6">
        <w:rPr>
          <w:rFonts w:asciiTheme="majorHAnsi" w:eastAsia="Calibri" w:hAnsiTheme="majorHAnsi" w:cstheme="majorHAnsi"/>
          <w:color w:val="000000"/>
        </w:rPr>
        <w:t xml:space="preserve"> </w:t>
      </w:r>
    </w:p>
    <w:p w14:paraId="02F52813" w14:textId="6546DEA6" w:rsidR="008B03DD" w:rsidRPr="008F72E6" w:rsidRDefault="00435157" w:rsidP="008B03DD">
      <w:pPr>
        <w:numPr>
          <w:ilvl w:val="0"/>
          <w:numId w:val="2"/>
        </w:numPr>
        <w:spacing w:line="240" w:lineRule="auto"/>
        <w:ind w:left="1145"/>
        <w:rPr>
          <w:rFonts w:asciiTheme="majorHAnsi" w:eastAsia="Calibri" w:hAnsiTheme="majorHAnsi" w:cstheme="majorHAnsi"/>
          <w:color w:val="000000"/>
        </w:rPr>
      </w:pPr>
      <w:r w:rsidRPr="008F72E6">
        <w:rPr>
          <w:rFonts w:asciiTheme="majorHAnsi" w:eastAsia="Calibri" w:hAnsiTheme="majorHAnsi" w:cstheme="majorHAnsi"/>
          <w:color w:val="000000"/>
        </w:rPr>
        <w:t xml:space="preserve">By </w:t>
      </w:r>
      <w:r w:rsidR="00E36406" w:rsidRPr="008F72E6">
        <w:rPr>
          <w:rFonts w:asciiTheme="majorHAnsi" w:eastAsia="Calibri" w:hAnsiTheme="majorHAnsi" w:cstheme="majorHAnsi"/>
          <w:color w:val="000000"/>
        </w:rPr>
        <w:t xml:space="preserve">involving WOLF questions in the </w:t>
      </w:r>
      <w:r w:rsidR="00347AB0" w:rsidRPr="008F72E6">
        <w:rPr>
          <w:rFonts w:asciiTheme="majorHAnsi" w:eastAsia="Calibri" w:hAnsiTheme="majorHAnsi" w:cstheme="majorHAnsi"/>
          <w:color w:val="000000"/>
        </w:rPr>
        <w:t>quizzes,</w:t>
      </w:r>
      <w:r w:rsidR="00E36406" w:rsidRPr="008F72E6">
        <w:rPr>
          <w:rFonts w:asciiTheme="majorHAnsi" w:eastAsia="Calibri" w:hAnsiTheme="majorHAnsi" w:cstheme="majorHAnsi"/>
          <w:color w:val="000000"/>
        </w:rPr>
        <w:t xml:space="preserve"> we check the user's motivation through the learning process</w:t>
      </w:r>
      <w:r w:rsidR="008B03DD" w:rsidRPr="008F72E6">
        <w:rPr>
          <w:rFonts w:asciiTheme="majorHAnsi" w:eastAsia="Calibri" w:hAnsiTheme="majorHAnsi" w:cstheme="majorHAnsi"/>
          <w:color w:val="000000"/>
        </w:rPr>
        <w:t>.</w:t>
      </w:r>
    </w:p>
    <w:p w14:paraId="2534E5D2" w14:textId="69A9B845" w:rsidR="00FA2521" w:rsidRDefault="00FA2521" w:rsidP="00D00CEA">
      <w:pPr>
        <w:numPr>
          <w:ilvl w:val="0"/>
          <w:numId w:val="2"/>
        </w:numPr>
        <w:spacing w:after="160" w:line="240" w:lineRule="auto"/>
        <w:ind w:left="1145"/>
        <w:rPr>
          <w:rFonts w:asciiTheme="majorHAnsi" w:eastAsia="Calibri" w:hAnsiTheme="majorHAnsi" w:cstheme="majorHAnsi"/>
          <w:color w:val="000000"/>
        </w:rPr>
      </w:pPr>
      <w:proofErr w:type="gramStart"/>
      <w:r w:rsidRPr="00FA2521">
        <w:rPr>
          <w:rFonts w:asciiTheme="majorHAnsi" w:eastAsia="Calibri" w:hAnsiTheme="majorHAnsi" w:cstheme="majorHAnsi"/>
          <w:color w:val="000000"/>
        </w:rPr>
        <w:t>In order to</w:t>
      </w:r>
      <w:proofErr w:type="gramEnd"/>
      <w:r w:rsidRPr="00FA2521">
        <w:rPr>
          <w:rFonts w:asciiTheme="majorHAnsi" w:eastAsia="Calibri" w:hAnsiTheme="majorHAnsi" w:cstheme="majorHAnsi"/>
          <w:color w:val="000000"/>
        </w:rPr>
        <w:t xml:space="preserve"> enhance user engagement, we've incorporated gamification elements like points, hints, and a 50:50 option into our system. Section 4.2 provides a more detailed explanation.</w:t>
      </w:r>
    </w:p>
    <w:p w14:paraId="1265D28F" w14:textId="1711E96E" w:rsidR="009E0FDC" w:rsidRPr="008F72E6" w:rsidRDefault="00435157" w:rsidP="00D00CEA">
      <w:pPr>
        <w:numPr>
          <w:ilvl w:val="0"/>
          <w:numId w:val="2"/>
        </w:numPr>
        <w:spacing w:after="160" w:line="240" w:lineRule="auto"/>
        <w:ind w:left="1145"/>
        <w:rPr>
          <w:rFonts w:asciiTheme="majorHAnsi" w:eastAsia="Calibri" w:hAnsiTheme="majorHAnsi" w:cstheme="majorHAnsi"/>
          <w:color w:val="000000"/>
        </w:rPr>
      </w:pPr>
      <w:r w:rsidRPr="008F72E6">
        <w:rPr>
          <w:rFonts w:asciiTheme="majorHAnsi" w:eastAsia="Calibri" w:hAnsiTheme="majorHAnsi" w:cstheme="majorHAnsi"/>
          <w:color w:val="000000"/>
        </w:rPr>
        <w:t>Develop a responsive website that will be adapted</w:t>
      </w:r>
      <w:r w:rsidR="00E36406" w:rsidRPr="008F72E6">
        <w:rPr>
          <w:rFonts w:asciiTheme="majorHAnsi" w:eastAsia="Calibri" w:hAnsiTheme="majorHAnsi" w:cstheme="majorHAnsi"/>
          <w:color w:val="000000"/>
        </w:rPr>
        <w:t xml:space="preserve"> </w:t>
      </w:r>
      <w:r w:rsidRPr="008F72E6">
        <w:rPr>
          <w:rFonts w:asciiTheme="majorHAnsi" w:eastAsia="Calibri" w:hAnsiTheme="majorHAnsi" w:cstheme="majorHAnsi"/>
          <w:color w:val="000000"/>
        </w:rPr>
        <w:t>for any platform such as cell phone, computer, tablet, etc. so that the</w:t>
      </w:r>
      <w:r w:rsidR="003E62C6" w:rsidRPr="008F72E6">
        <w:rPr>
          <w:rFonts w:asciiTheme="majorHAnsi" w:eastAsia="Calibri" w:hAnsiTheme="majorHAnsi" w:cstheme="majorHAnsi"/>
          <w:color w:val="000000"/>
        </w:rPr>
        <w:t xml:space="preserve"> user can learn from any device in any time.</w:t>
      </w:r>
    </w:p>
    <w:p w14:paraId="674B69ED" w14:textId="77777777" w:rsidR="009E0FDC" w:rsidRPr="008F72E6" w:rsidRDefault="009E0FDC" w:rsidP="00D00CEA">
      <w:pPr>
        <w:spacing w:line="240" w:lineRule="auto"/>
        <w:ind w:left="360"/>
        <w:rPr>
          <w:rFonts w:asciiTheme="majorHAnsi" w:eastAsia="Times New Roman" w:hAnsiTheme="majorHAnsi" w:cstheme="majorHAnsi"/>
        </w:rPr>
      </w:pPr>
    </w:p>
    <w:p w14:paraId="45743556" w14:textId="2661E951" w:rsidR="00334F3A" w:rsidRPr="008F72E6" w:rsidRDefault="00334F3A" w:rsidP="00334F3A">
      <w:pPr>
        <w:numPr>
          <w:ilvl w:val="0"/>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Engineering Process</w:t>
      </w:r>
    </w:p>
    <w:p w14:paraId="678D1DE2" w14:textId="75C7F227" w:rsidR="009E0FDC" w:rsidRPr="008F72E6" w:rsidRDefault="00435157">
      <w:pPr>
        <w:ind w:firstLine="720"/>
        <w:rPr>
          <w:rFonts w:asciiTheme="majorHAnsi" w:hAnsiTheme="majorHAnsi" w:cstheme="majorHAnsi"/>
          <w:b/>
          <w:u w:val="single"/>
        </w:rPr>
      </w:pPr>
      <w:r w:rsidRPr="008F72E6">
        <w:rPr>
          <w:rFonts w:asciiTheme="majorHAnsi" w:hAnsiTheme="majorHAnsi" w:cstheme="majorHAnsi"/>
          <w:b/>
          <w:u w:val="single"/>
        </w:rPr>
        <w:t>4.1</w:t>
      </w:r>
      <w:r w:rsidR="005F4E79" w:rsidRPr="008F72E6">
        <w:rPr>
          <w:rFonts w:asciiTheme="majorHAnsi" w:hAnsiTheme="majorHAnsi" w:cstheme="majorHAnsi"/>
          <w:b/>
          <w:u w:val="single"/>
        </w:rPr>
        <w:t>.</w:t>
      </w:r>
      <w:r w:rsidRPr="008F72E6">
        <w:rPr>
          <w:rFonts w:asciiTheme="majorHAnsi" w:hAnsiTheme="majorHAnsi" w:cstheme="majorHAnsi"/>
          <w:b/>
          <w:u w:val="single"/>
        </w:rPr>
        <w:t xml:space="preserve"> </w:t>
      </w:r>
      <w:r w:rsidR="00347AB0" w:rsidRPr="008F72E6">
        <w:rPr>
          <w:rFonts w:asciiTheme="majorHAnsi" w:hAnsiTheme="majorHAnsi" w:cstheme="majorHAnsi"/>
          <w:b/>
          <w:u w:val="single"/>
        </w:rPr>
        <w:t>Process</w:t>
      </w:r>
      <w:r w:rsidR="005F4E79" w:rsidRPr="008F72E6">
        <w:rPr>
          <w:rFonts w:asciiTheme="majorHAnsi" w:hAnsiTheme="majorHAnsi" w:cstheme="majorHAnsi"/>
          <w:b/>
          <w:u w:val="single"/>
        </w:rPr>
        <w:t>:</w:t>
      </w:r>
    </w:p>
    <w:p w14:paraId="2BC05805" w14:textId="0D94350C" w:rsidR="009E0FDC" w:rsidRPr="008F72E6" w:rsidRDefault="00435157" w:rsidP="00D00CEA">
      <w:pPr>
        <w:spacing w:line="240" w:lineRule="auto"/>
        <w:ind w:left="720"/>
        <w:rPr>
          <w:rFonts w:asciiTheme="majorHAnsi" w:eastAsia="Times New Roman" w:hAnsiTheme="majorHAnsi" w:cstheme="majorHAnsi"/>
        </w:rPr>
      </w:pPr>
      <w:r w:rsidRPr="008F72E6">
        <w:rPr>
          <w:rFonts w:asciiTheme="majorHAnsi" w:hAnsiTheme="majorHAnsi" w:cstheme="majorHAnsi"/>
          <w:color w:val="000000"/>
        </w:rPr>
        <w:t xml:space="preserve">First, we </w:t>
      </w:r>
      <w:r w:rsidR="00343796" w:rsidRPr="008F72E6">
        <w:rPr>
          <w:rFonts w:asciiTheme="majorHAnsi" w:hAnsiTheme="majorHAnsi" w:cstheme="majorHAnsi"/>
          <w:color w:val="000000"/>
        </w:rPr>
        <w:t>analyzed</w:t>
      </w:r>
      <w:r w:rsidRPr="008F72E6">
        <w:rPr>
          <w:rFonts w:asciiTheme="majorHAnsi" w:hAnsiTheme="majorHAnsi" w:cstheme="majorHAnsi"/>
          <w:color w:val="000000"/>
        </w:rPr>
        <w:t xml:space="preserve"> the problem we chose to solve, conducted a survey with stakeholders who are </w:t>
      </w:r>
      <w:r w:rsidR="006C38D9" w:rsidRPr="008F72E6">
        <w:rPr>
          <w:rFonts w:asciiTheme="majorHAnsi" w:hAnsiTheme="majorHAnsi" w:cstheme="majorHAnsi"/>
          <w:color w:val="000000"/>
        </w:rPr>
        <w:t>developers from the industry</w:t>
      </w:r>
      <w:r w:rsidRPr="008F72E6">
        <w:rPr>
          <w:rFonts w:asciiTheme="majorHAnsi" w:hAnsiTheme="majorHAnsi" w:cstheme="majorHAnsi"/>
          <w:color w:val="000000"/>
        </w:rPr>
        <w:t xml:space="preserve">, </w:t>
      </w:r>
      <w:r w:rsidR="006C38D9" w:rsidRPr="008F72E6">
        <w:rPr>
          <w:rFonts w:asciiTheme="majorHAnsi" w:hAnsiTheme="majorHAnsi" w:cstheme="majorHAnsi"/>
          <w:color w:val="000000"/>
        </w:rPr>
        <w:t xml:space="preserve">and </w:t>
      </w:r>
      <w:r w:rsidRPr="008F72E6">
        <w:rPr>
          <w:rFonts w:asciiTheme="majorHAnsi" w:hAnsiTheme="majorHAnsi" w:cstheme="majorHAnsi"/>
          <w:color w:val="000000"/>
        </w:rPr>
        <w:t>understood from them what are the important emphases we want to focus on and what are the needs of our system. We then sat down and defined in depth what the requirements of the system were.</w:t>
      </w:r>
    </w:p>
    <w:p w14:paraId="0CFD8765" w14:textId="77777777" w:rsidR="009E0FDC" w:rsidRPr="008F72E6" w:rsidRDefault="009E0FDC" w:rsidP="00D00CEA">
      <w:pPr>
        <w:spacing w:line="240" w:lineRule="auto"/>
        <w:ind w:left="720"/>
        <w:rPr>
          <w:rFonts w:asciiTheme="majorHAnsi" w:eastAsia="Times New Roman" w:hAnsiTheme="majorHAnsi" w:cstheme="majorHAnsi"/>
        </w:rPr>
      </w:pPr>
    </w:p>
    <w:p w14:paraId="753FDD6B" w14:textId="657C1EBB" w:rsidR="009E0FDC" w:rsidRPr="008F72E6" w:rsidRDefault="00435157" w:rsidP="00D00CEA">
      <w:pPr>
        <w:spacing w:line="240" w:lineRule="auto"/>
        <w:ind w:left="720"/>
        <w:rPr>
          <w:rFonts w:asciiTheme="majorHAnsi" w:eastAsia="Times New Roman" w:hAnsiTheme="majorHAnsi" w:cstheme="majorHAnsi"/>
        </w:rPr>
      </w:pPr>
      <w:r w:rsidRPr="008F72E6">
        <w:rPr>
          <w:rFonts w:asciiTheme="majorHAnsi" w:hAnsiTheme="majorHAnsi" w:cstheme="majorHAnsi"/>
          <w:color w:val="000000"/>
        </w:rPr>
        <w:t xml:space="preserve">We have prepared an orderly work plan that includes all the steps, from the beginning that contains the learning process and </w:t>
      </w:r>
      <w:proofErr w:type="gramStart"/>
      <w:r w:rsidR="00D052C4" w:rsidRPr="008F72E6">
        <w:rPr>
          <w:rFonts w:asciiTheme="majorHAnsi" w:hAnsiTheme="majorHAnsi" w:cstheme="majorHAnsi"/>
          <w:color w:val="000000"/>
        </w:rPr>
        <w:t>later</w:t>
      </w:r>
      <w:r w:rsidRPr="008F72E6">
        <w:rPr>
          <w:rFonts w:asciiTheme="majorHAnsi" w:hAnsiTheme="majorHAnsi" w:cstheme="majorHAnsi"/>
          <w:color w:val="000000"/>
        </w:rPr>
        <w:t xml:space="preserve"> </w:t>
      </w:r>
      <w:r w:rsidR="00D052C4">
        <w:rPr>
          <w:rFonts w:asciiTheme="majorHAnsi" w:hAnsiTheme="majorHAnsi" w:cstheme="majorHAnsi"/>
          <w:color w:val="000000"/>
        </w:rPr>
        <w:t>on</w:t>
      </w:r>
      <w:proofErr w:type="gramEnd"/>
      <w:r w:rsidR="00D052C4">
        <w:rPr>
          <w:rFonts w:asciiTheme="majorHAnsi" w:hAnsiTheme="majorHAnsi" w:cstheme="majorHAnsi"/>
          <w:color w:val="000000"/>
        </w:rPr>
        <w:t xml:space="preserve"> </w:t>
      </w:r>
      <w:r w:rsidRPr="008F72E6">
        <w:rPr>
          <w:rFonts w:asciiTheme="majorHAnsi" w:hAnsiTheme="majorHAnsi" w:cstheme="majorHAnsi"/>
          <w:color w:val="000000"/>
        </w:rPr>
        <w:t>our development process until we finally reach a final result that meets the desired goals that we have set for the system. After research, we realized that the most effective and correct approach for our project to develop the system is in the Agile approach, an iterative method that emphasizes the need for work in stages with continuous planning and continuous learning.</w:t>
      </w:r>
    </w:p>
    <w:p w14:paraId="2E1E46C3" w14:textId="77777777" w:rsidR="009E0FDC" w:rsidRPr="008F72E6" w:rsidRDefault="009E0FDC" w:rsidP="00D00CEA">
      <w:pPr>
        <w:spacing w:line="240" w:lineRule="auto"/>
        <w:ind w:left="720"/>
        <w:rPr>
          <w:rFonts w:asciiTheme="majorHAnsi" w:eastAsia="Times New Roman" w:hAnsiTheme="majorHAnsi" w:cstheme="majorHAnsi"/>
        </w:rPr>
      </w:pPr>
    </w:p>
    <w:p w14:paraId="5A8D681A" w14:textId="7D9D63FD" w:rsidR="009E0FDC" w:rsidRPr="008F72E6" w:rsidRDefault="00435157" w:rsidP="00D00CEA">
      <w:pPr>
        <w:spacing w:line="240" w:lineRule="auto"/>
        <w:ind w:left="720"/>
        <w:rPr>
          <w:rFonts w:asciiTheme="majorHAnsi" w:eastAsia="Times New Roman" w:hAnsiTheme="majorHAnsi" w:cstheme="majorHAnsi"/>
        </w:rPr>
      </w:pPr>
      <w:r w:rsidRPr="008F72E6">
        <w:rPr>
          <w:rFonts w:asciiTheme="majorHAnsi" w:hAnsiTheme="majorHAnsi" w:cstheme="majorHAnsi"/>
          <w:color w:val="000000"/>
        </w:rPr>
        <w:t xml:space="preserve">As a first step, we had to understand the </w:t>
      </w:r>
      <w:r w:rsidR="006C38D9" w:rsidRPr="008F72E6">
        <w:rPr>
          <w:rFonts w:asciiTheme="majorHAnsi" w:hAnsiTheme="majorHAnsi" w:cstheme="majorHAnsi"/>
          <w:color w:val="000000"/>
        </w:rPr>
        <w:t>platforms</w:t>
      </w:r>
      <w:r w:rsidRPr="008F72E6">
        <w:rPr>
          <w:rFonts w:asciiTheme="majorHAnsi" w:hAnsiTheme="majorHAnsi" w:cstheme="majorHAnsi"/>
          <w:color w:val="000000"/>
        </w:rPr>
        <w:t xml:space="preserve"> and exchanges that exist today in the market, understand their advantages and disadvantages and how we can preserve the advantages and in addition to improve and reduce their disadvantages </w:t>
      </w:r>
      <w:r w:rsidR="00347AB0" w:rsidRPr="008F72E6">
        <w:rPr>
          <w:rFonts w:asciiTheme="majorHAnsi" w:hAnsiTheme="majorHAnsi" w:cstheme="majorHAnsi"/>
          <w:color w:val="000000"/>
        </w:rPr>
        <w:t>to</w:t>
      </w:r>
      <w:r w:rsidRPr="008F72E6">
        <w:rPr>
          <w:rFonts w:asciiTheme="majorHAnsi" w:hAnsiTheme="majorHAnsi" w:cstheme="majorHAnsi"/>
          <w:color w:val="000000"/>
        </w:rPr>
        <w:t xml:space="preserve"> provide unique ideas to our system.</w:t>
      </w:r>
    </w:p>
    <w:p w14:paraId="7DDF8F4C" w14:textId="77777777" w:rsidR="009E0FDC" w:rsidRPr="008F72E6" w:rsidRDefault="009E0FDC" w:rsidP="00D00CEA">
      <w:pPr>
        <w:spacing w:line="240" w:lineRule="auto"/>
        <w:ind w:left="720"/>
        <w:rPr>
          <w:rFonts w:asciiTheme="majorHAnsi" w:eastAsia="Times New Roman" w:hAnsiTheme="majorHAnsi" w:cstheme="majorHAnsi"/>
        </w:rPr>
      </w:pPr>
    </w:p>
    <w:p w14:paraId="1B0D7004" w14:textId="77777777" w:rsidR="001F59E7" w:rsidRPr="008F72E6" w:rsidRDefault="001F59E7" w:rsidP="001F59E7">
      <w:pPr>
        <w:ind w:firstLine="720"/>
        <w:rPr>
          <w:rFonts w:asciiTheme="majorHAnsi" w:hAnsiTheme="majorHAnsi" w:cstheme="majorHAnsi"/>
          <w:b/>
          <w:u w:val="single"/>
        </w:rPr>
      </w:pPr>
    </w:p>
    <w:p w14:paraId="2248A9D7" w14:textId="77777777" w:rsidR="001F59E7" w:rsidRPr="008F72E6" w:rsidRDefault="001F59E7" w:rsidP="001F59E7">
      <w:pPr>
        <w:ind w:firstLine="720"/>
        <w:rPr>
          <w:rFonts w:asciiTheme="majorHAnsi" w:hAnsiTheme="majorHAnsi" w:cstheme="majorHAnsi"/>
          <w:b/>
          <w:u w:val="single"/>
        </w:rPr>
      </w:pPr>
    </w:p>
    <w:p w14:paraId="505B456F" w14:textId="77777777" w:rsidR="001F59E7" w:rsidRPr="008F72E6" w:rsidRDefault="001F59E7" w:rsidP="001F59E7">
      <w:pPr>
        <w:ind w:firstLine="720"/>
        <w:rPr>
          <w:rFonts w:asciiTheme="majorHAnsi" w:hAnsiTheme="majorHAnsi" w:cstheme="majorHAnsi"/>
          <w:b/>
          <w:u w:val="single"/>
        </w:rPr>
      </w:pPr>
    </w:p>
    <w:p w14:paraId="002BE3EB" w14:textId="12A1BE2D" w:rsidR="001F59E7" w:rsidRPr="008F72E6" w:rsidRDefault="001F59E7" w:rsidP="00334F3A">
      <w:pPr>
        <w:rPr>
          <w:rFonts w:asciiTheme="majorHAnsi" w:hAnsiTheme="majorHAnsi" w:cstheme="majorHAnsi"/>
          <w:b/>
          <w:u w:val="single"/>
        </w:rPr>
      </w:pPr>
      <w:r w:rsidRPr="008F72E6">
        <w:rPr>
          <w:rFonts w:asciiTheme="majorHAnsi" w:hAnsiTheme="majorHAnsi" w:cstheme="majorHAnsi"/>
          <w:b/>
          <w:u w:val="single"/>
        </w:rPr>
        <w:t>4.2</w:t>
      </w:r>
      <w:r w:rsidR="005F4E79" w:rsidRPr="008F72E6">
        <w:rPr>
          <w:rFonts w:asciiTheme="majorHAnsi" w:hAnsiTheme="majorHAnsi" w:cstheme="majorHAnsi"/>
          <w:b/>
          <w:u w:val="single"/>
        </w:rPr>
        <w:t xml:space="preserve">. </w:t>
      </w:r>
      <w:r w:rsidRPr="008F72E6">
        <w:rPr>
          <w:rFonts w:asciiTheme="majorHAnsi" w:eastAsia="Times New Roman" w:hAnsiTheme="majorHAnsi" w:cstheme="majorHAnsi"/>
          <w:b/>
          <w:bCs/>
          <w:u w:val="single"/>
        </w:rPr>
        <w:t>The process of the system</w:t>
      </w:r>
      <w:r w:rsidR="005F4E79" w:rsidRPr="008F72E6">
        <w:rPr>
          <w:rFonts w:asciiTheme="majorHAnsi" w:hAnsiTheme="majorHAnsi" w:cstheme="majorHAnsi"/>
          <w:b/>
          <w:u w:val="single"/>
        </w:rPr>
        <w:t>:</w:t>
      </w:r>
    </w:p>
    <w:p w14:paraId="7788D28F" w14:textId="72D633E8" w:rsidR="008567BD" w:rsidRPr="008F72E6" w:rsidRDefault="008567BD" w:rsidP="008567BD">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Our system is divided into categories, each category presents questions in the specific topic. Each question had a unique ID.</w:t>
      </w:r>
    </w:p>
    <w:p w14:paraId="0BED2469" w14:textId="406C0477" w:rsidR="008567BD" w:rsidRPr="008F72E6" w:rsidRDefault="008567BD" w:rsidP="008567BD">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 xml:space="preserve">Our platform checks the motivation of the user during his learning </w:t>
      </w:r>
      <w:r w:rsidR="004C187D" w:rsidRPr="008F72E6">
        <w:rPr>
          <w:rFonts w:ascii="Calibri" w:hAnsi="Calibri" w:cs="Calibri"/>
        </w:rPr>
        <w:t>progress. This check done by presenting the user 3 questions from the Wolf questionnaire.</w:t>
      </w:r>
    </w:p>
    <w:p w14:paraId="3D3625DF" w14:textId="6AC4CC28" w:rsidR="00340712" w:rsidRPr="008F72E6" w:rsidRDefault="004C187D" w:rsidP="00340712">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To increase the user's motivation through the process we use</w:t>
      </w:r>
      <w:r w:rsidR="008567BD" w:rsidRPr="008F72E6">
        <w:rPr>
          <w:rFonts w:ascii="Calibri" w:hAnsi="Calibri" w:cs="Calibri"/>
        </w:rPr>
        <w:t xml:space="preserve"> "Gamification </w:t>
      </w:r>
      <w:r w:rsidRPr="008F72E6">
        <w:rPr>
          <w:rFonts w:ascii="Calibri" w:hAnsi="Calibri" w:cs="Calibri"/>
        </w:rPr>
        <w:t>Mechanisms". In our system it is done by</w:t>
      </w:r>
      <w:r w:rsidR="00340712" w:rsidRPr="008F72E6">
        <w:rPr>
          <w:rFonts w:ascii="Calibri" w:hAnsi="Calibri" w:cs="Calibri"/>
        </w:rPr>
        <w:t>:</w:t>
      </w:r>
    </w:p>
    <w:p w14:paraId="239A7EC1" w14:textId="4C058E35" w:rsidR="008567BD" w:rsidRPr="008F72E6" w:rsidRDefault="004C187D" w:rsidP="004C187D">
      <w:pPr>
        <w:pStyle w:val="ListParagraph"/>
        <w:numPr>
          <w:ilvl w:val="1"/>
          <w:numId w:val="3"/>
        </w:numPr>
        <w:autoSpaceDE w:val="0"/>
        <w:autoSpaceDN w:val="0"/>
        <w:adjustRightInd w:val="0"/>
        <w:spacing w:line="240" w:lineRule="auto"/>
        <w:rPr>
          <w:rFonts w:ascii="Calibri" w:hAnsi="Calibri" w:cs="Calibri"/>
        </w:rPr>
      </w:pPr>
      <w:r w:rsidRPr="008F72E6">
        <w:rPr>
          <w:rFonts w:ascii="Calibri-Bold" w:cs="Calibri-Bold"/>
          <w:b/>
          <w:bCs/>
        </w:rPr>
        <w:lastRenderedPageBreak/>
        <w:t>Points</w:t>
      </w:r>
      <w:r w:rsidR="0009402F" w:rsidRPr="008F72E6">
        <w:rPr>
          <w:rFonts w:ascii="Calibri-Bold" w:cs="Calibri-Bold"/>
          <w:b/>
          <w:bCs/>
        </w:rPr>
        <w:t xml:space="preserve">- </w:t>
      </w:r>
      <w:r w:rsidR="0009402F" w:rsidRPr="008F72E6">
        <w:rPr>
          <w:rFonts w:ascii="Calibri" w:hAnsi="Calibri" w:cs="Calibri"/>
        </w:rPr>
        <w:t>are</w:t>
      </w:r>
      <w:r w:rsidRPr="008F72E6">
        <w:rPr>
          <w:rFonts w:ascii="Calibri" w:hAnsi="Calibri" w:cs="Calibri"/>
        </w:rPr>
        <w:t xml:space="preserve"> accumulated because of answering correct on the questions. The system presents the user his score during all the </w:t>
      </w:r>
      <w:r w:rsidR="0009402F" w:rsidRPr="008F72E6">
        <w:rPr>
          <w:rFonts w:ascii="Calibri" w:hAnsi="Calibri" w:cs="Calibri"/>
        </w:rPr>
        <w:t>process, the user can see it during his learning process.</w:t>
      </w:r>
    </w:p>
    <w:p w14:paraId="3B373D20" w14:textId="7F379A38" w:rsidR="004C187D" w:rsidRPr="008F72E6" w:rsidRDefault="004C187D" w:rsidP="004C187D">
      <w:pPr>
        <w:pStyle w:val="ListParagraph"/>
        <w:numPr>
          <w:ilvl w:val="1"/>
          <w:numId w:val="3"/>
        </w:numPr>
        <w:autoSpaceDE w:val="0"/>
        <w:autoSpaceDN w:val="0"/>
        <w:adjustRightInd w:val="0"/>
        <w:spacing w:line="240" w:lineRule="auto"/>
        <w:rPr>
          <w:rFonts w:ascii="Calibri" w:hAnsi="Calibri" w:cs="Calibri"/>
        </w:rPr>
      </w:pPr>
      <w:r w:rsidRPr="008F72E6">
        <w:rPr>
          <w:rFonts w:ascii="Calibri-Bold" w:cs="Calibri-Bold"/>
          <w:b/>
          <w:bCs/>
        </w:rPr>
        <w:t xml:space="preserve">Ranking </w:t>
      </w:r>
      <w:r w:rsidR="0009402F" w:rsidRPr="008F72E6">
        <w:rPr>
          <w:rFonts w:ascii="Calibri" w:hAnsi="Calibri" w:cs="Calibri"/>
        </w:rPr>
        <w:t>-</w:t>
      </w:r>
      <w:r w:rsidRPr="008F72E6">
        <w:rPr>
          <w:rFonts w:ascii="Calibri" w:hAnsi="Calibri" w:cs="Calibri"/>
        </w:rPr>
        <w:t>the questions in each category</w:t>
      </w:r>
    </w:p>
    <w:p w14:paraId="06B12ED7" w14:textId="731E9EEC" w:rsidR="0009402F" w:rsidRPr="008F72E6" w:rsidRDefault="0009402F" w:rsidP="004C187D">
      <w:pPr>
        <w:pStyle w:val="ListParagraph"/>
        <w:numPr>
          <w:ilvl w:val="1"/>
          <w:numId w:val="3"/>
        </w:numPr>
        <w:autoSpaceDE w:val="0"/>
        <w:autoSpaceDN w:val="0"/>
        <w:adjustRightInd w:val="0"/>
        <w:spacing w:line="240" w:lineRule="auto"/>
        <w:rPr>
          <w:rFonts w:ascii="Calibri" w:hAnsi="Calibri" w:cs="Calibri"/>
        </w:rPr>
      </w:pPr>
      <w:r w:rsidRPr="008F72E6">
        <w:rPr>
          <w:rFonts w:ascii="Calibri" w:hAnsi="Calibri" w:cs="Calibri"/>
          <w:b/>
          <w:bCs/>
        </w:rPr>
        <w:t>Hint</w:t>
      </w:r>
      <w:r w:rsidRPr="008F72E6">
        <w:rPr>
          <w:rFonts w:ascii="Calibri-Bold" w:cs="Calibri-Bold"/>
          <w:b/>
          <w:bCs/>
        </w:rPr>
        <w:t xml:space="preserve"> </w:t>
      </w:r>
      <w:r w:rsidRPr="008F72E6">
        <w:rPr>
          <w:rFonts w:ascii="Calibri-Bold" w:cs="Calibri-Bold"/>
          <w:b/>
          <w:bCs/>
        </w:rPr>
        <w:t>–</w:t>
      </w:r>
      <w:r w:rsidRPr="008F72E6">
        <w:rPr>
          <w:rFonts w:ascii="Calibri-Bold" w:cs="Calibri-Bold"/>
          <w:b/>
          <w:bCs/>
        </w:rPr>
        <w:t xml:space="preserve"> </w:t>
      </w:r>
      <w:r w:rsidRPr="008F72E6">
        <w:rPr>
          <w:rFonts w:ascii="Calibri" w:hAnsi="Calibri" w:cs="Calibri"/>
        </w:rPr>
        <w:t xml:space="preserve">when the user tries to answer a </w:t>
      </w:r>
      <w:r w:rsidR="00604120" w:rsidRPr="008F72E6">
        <w:rPr>
          <w:rFonts w:ascii="Calibri" w:hAnsi="Calibri" w:cs="Calibri"/>
        </w:rPr>
        <w:t>question,</w:t>
      </w:r>
      <w:r w:rsidRPr="008F72E6">
        <w:rPr>
          <w:rFonts w:ascii="Calibri" w:hAnsi="Calibri" w:cs="Calibri"/>
        </w:rPr>
        <w:t xml:space="preserve"> </w:t>
      </w:r>
      <w:r w:rsidR="00604120" w:rsidRPr="008F72E6">
        <w:rPr>
          <w:rFonts w:ascii="Calibri" w:hAnsi="Calibri" w:cs="Calibri"/>
        </w:rPr>
        <w:t>he can use the icon light that appears on the question screen, clicking on the icon will remove an option from the answers and advance the user to the solution.</w:t>
      </w:r>
    </w:p>
    <w:p w14:paraId="729FA444" w14:textId="2C37031E" w:rsidR="00604120" w:rsidRPr="008F72E6" w:rsidRDefault="00604120" w:rsidP="00604120">
      <w:pPr>
        <w:pStyle w:val="ListParagraph"/>
        <w:numPr>
          <w:ilvl w:val="1"/>
          <w:numId w:val="3"/>
        </w:numPr>
        <w:autoSpaceDE w:val="0"/>
        <w:autoSpaceDN w:val="0"/>
        <w:adjustRightInd w:val="0"/>
        <w:spacing w:line="240" w:lineRule="auto"/>
        <w:rPr>
          <w:rFonts w:ascii="Calibri" w:hAnsi="Calibri" w:cs="Calibri"/>
        </w:rPr>
      </w:pPr>
      <w:r w:rsidRPr="008F72E6">
        <w:rPr>
          <w:rFonts w:ascii="Calibri" w:hAnsi="Calibri" w:cs="Calibri"/>
          <w:b/>
          <w:bCs/>
        </w:rPr>
        <w:t>50:50</w:t>
      </w:r>
      <w:r w:rsidRPr="008F72E6">
        <w:rPr>
          <w:rFonts w:ascii="Calibri" w:hAnsi="Calibri" w:cs="Calibri"/>
        </w:rPr>
        <w:t xml:space="preserve"> - </w:t>
      </w:r>
      <w:r w:rsidRPr="008F72E6">
        <w:rPr>
          <w:rFonts w:asciiTheme="majorHAnsi" w:hAnsiTheme="majorHAnsi" w:cstheme="majorHAnsi"/>
          <w:bCs/>
        </w:rPr>
        <w:t>In every question screen there is an option to 50:50. The 50:50 is presented by the icon in the right side of the screen,</w:t>
      </w:r>
      <w:r w:rsidRPr="008F72E6">
        <w:rPr>
          <w:rFonts w:ascii="Calibri" w:hAnsi="Calibri" w:cs="Calibri"/>
        </w:rPr>
        <w:t xml:space="preserve"> clicking on the icon will remove half of the options from the answers.</w:t>
      </w:r>
    </w:p>
    <w:p w14:paraId="2CBF5FAC" w14:textId="192D4A44" w:rsidR="00340712" w:rsidRPr="008F72E6" w:rsidRDefault="00340712" w:rsidP="00340712">
      <w:pPr>
        <w:pStyle w:val="ListParagraph"/>
        <w:numPr>
          <w:ilvl w:val="1"/>
          <w:numId w:val="3"/>
        </w:numPr>
        <w:autoSpaceDE w:val="0"/>
        <w:autoSpaceDN w:val="0"/>
        <w:adjustRightInd w:val="0"/>
        <w:spacing w:line="240" w:lineRule="auto"/>
        <w:rPr>
          <w:rFonts w:ascii="Calibri" w:hAnsi="Calibri" w:cs="Calibri"/>
        </w:rPr>
      </w:pPr>
      <w:r w:rsidRPr="008F72E6">
        <w:rPr>
          <w:rFonts w:ascii="Calibri-Bold" w:cs="Calibri-Bold"/>
          <w:b/>
          <w:bCs/>
        </w:rPr>
        <w:t xml:space="preserve">users </w:t>
      </w:r>
      <w:r w:rsidRPr="008F72E6">
        <w:rPr>
          <w:rFonts w:ascii="Calibri" w:hAnsi="Calibri" w:cs="Calibri"/>
        </w:rPr>
        <w:t>are all participants – employees or clients (for companies), students (for</w:t>
      </w:r>
    </w:p>
    <w:p w14:paraId="164AEB64" w14:textId="7678704C" w:rsidR="00340712" w:rsidRPr="008F72E6" w:rsidRDefault="00340712" w:rsidP="00340712">
      <w:pPr>
        <w:autoSpaceDE w:val="0"/>
        <w:autoSpaceDN w:val="0"/>
        <w:adjustRightInd w:val="0"/>
        <w:spacing w:line="240" w:lineRule="auto"/>
        <w:ind w:left="720" w:firstLine="720"/>
        <w:rPr>
          <w:rFonts w:ascii="Calibri" w:hAnsi="Calibri" w:cs="Calibri"/>
        </w:rPr>
      </w:pPr>
      <w:r w:rsidRPr="008F72E6">
        <w:rPr>
          <w:rFonts w:ascii="Calibri" w:hAnsi="Calibri" w:cs="Calibri"/>
        </w:rPr>
        <w:t>educational institutions).</w:t>
      </w:r>
    </w:p>
    <w:p w14:paraId="1F039F9E" w14:textId="43CECAB6" w:rsidR="0009402F" w:rsidRPr="008F72E6" w:rsidRDefault="0009402F" w:rsidP="0060414E">
      <w:pPr>
        <w:autoSpaceDE w:val="0"/>
        <w:autoSpaceDN w:val="0"/>
        <w:adjustRightInd w:val="0"/>
        <w:spacing w:line="240" w:lineRule="auto"/>
        <w:rPr>
          <w:rFonts w:ascii="Calibri" w:hAnsi="Calibri" w:cs="Calibri"/>
        </w:rPr>
      </w:pPr>
    </w:p>
    <w:p w14:paraId="78FD64D6" w14:textId="1E303BAF" w:rsidR="008567BD" w:rsidRPr="00FA2521" w:rsidRDefault="008567BD" w:rsidP="00FA2521">
      <w:pPr>
        <w:pStyle w:val="ListParagraph"/>
        <w:numPr>
          <w:ilvl w:val="0"/>
          <w:numId w:val="25"/>
        </w:numPr>
        <w:autoSpaceDE w:val="0"/>
        <w:autoSpaceDN w:val="0"/>
        <w:adjustRightInd w:val="0"/>
        <w:spacing w:line="240" w:lineRule="auto"/>
        <w:rPr>
          <w:rFonts w:ascii="Calibri" w:hAnsi="Calibri" w:cs="Calibri"/>
        </w:rPr>
      </w:pPr>
      <w:r w:rsidRPr="00FA2521">
        <w:rPr>
          <w:rFonts w:ascii="Calibri" w:hAnsi="Calibri" w:cs="Calibri"/>
        </w:rPr>
        <w:t>Our system offer</w:t>
      </w:r>
      <w:r w:rsidR="00340712" w:rsidRPr="00FA2521">
        <w:rPr>
          <w:rFonts w:ascii="Calibri" w:hAnsi="Calibri" w:cs="Calibri"/>
        </w:rPr>
        <w:t>s</w:t>
      </w:r>
      <w:r w:rsidRPr="00FA2521">
        <w:rPr>
          <w:rFonts w:ascii="Calibri" w:hAnsi="Calibri" w:cs="Calibri"/>
        </w:rPr>
        <w:t xml:space="preserve"> the user the opportunity to give feedback on each question in</w:t>
      </w:r>
    </w:p>
    <w:p w14:paraId="15C49375" w14:textId="483FA697" w:rsidR="00340712" w:rsidRPr="008F72E6" w:rsidRDefault="008567BD" w:rsidP="00340712">
      <w:pPr>
        <w:autoSpaceDE w:val="0"/>
        <w:autoSpaceDN w:val="0"/>
        <w:adjustRightInd w:val="0"/>
        <w:spacing w:line="240" w:lineRule="auto"/>
        <w:ind w:firstLine="720"/>
        <w:rPr>
          <w:rFonts w:ascii="Calibri" w:hAnsi="Calibri" w:cs="Calibri"/>
        </w:rPr>
      </w:pPr>
      <w:r w:rsidRPr="008F72E6">
        <w:rPr>
          <w:rFonts w:ascii="Calibri" w:hAnsi="Calibri" w:cs="Calibri"/>
        </w:rPr>
        <w:t>the chosen subject</w:t>
      </w:r>
      <w:r w:rsidR="00340712" w:rsidRPr="008F72E6">
        <w:rPr>
          <w:rFonts w:ascii="Calibri" w:hAnsi="Calibri" w:cs="Calibri"/>
        </w:rPr>
        <w:t>.</w:t>
      </w:r>
    </w:p>
    <w:p w14:paraId="58B2A886" w14:textId="0B275AA1" w:rsidR="008567BD" w:rsidRPr="008F72E6" w:rsidRDefault="008567BD" w:rsidP="00FA2521">
      <w:pPr>
        <w:pStyle w:val="ListParagraph"/>
        <w:numPr>
          <w:ilvl w:val="0"/>
          <w:numId w:val="25"/>
        </w:numPr>
        <w:autoSpaceDE w:val="0"/>
        <w:autoSpaceDN w:val="0"/>
        <w:adjustRightInd w:val="0"/>
        <w:spacing w:line="240" w:lineRule="auto"/>
        <w:rPr>
          <w:rFonts w:ascii="Calibri" w:hAnsi="Calibri" w:cs="Calibri"/>
        </w:rPr>
      </w:pPr>
      <w:r w:rsidRPr="008F72E6">
        <w:rPr>
          <w:rFonts w:ascii="Calibri" w:hAnsi="Calibri" w:cs="Calibri"/>
        </w:rPr>
        <w:t xml:space="preserve"> </w:t>
      </w:r>
      <w:r w:rsidR="00766637" w:rsidRPr="00766637">
        <w:rPr>
          <w:rFonts w:ascii="Calibri" w:hAnsi="Calibri" w:cs="Calibri"/>
        </w:rPr>
        <w:t>The system uses the WOLF questions in the quiz to evaluate user motivation based on their answers. More information on this process can be found in section 4.4, which details the motivation calculation algorithm.</w:t>
      </w:r>
    </w:p>
    <w:p w14:paraId="5DD56ED4" w14:textId="58DB53D5" w:rsidR="005F4E79" w:rsidRDefault="005F4E79" w:rsidP="005F4E79">
      <w:pPr>
        <w:pStyle w:val="ListParagraph"/>
        <w:autoSpaceDE w:val="0"/>
        <w:autoSpaceDN w:val="0"/>
        <w:adjustRightInd w:val="0"/>
        <w:spacing w:line="240" w:lineRule="auto"/>
        <w:rPr>
          <w:rFonts w:asciiTheme="majorHAnsi" w:hAnsiTheme="majorHAnsi" w:cstheme="majorHAnsi"/>
          <w:b/>
          <w:u w:val="single"/>
        </w:rPr>
      </w:pPr>
      <w:r w:rsidRPr="008F72E6">
        <w:rPr>
          <w:rFonts w:asciiTheme="majorHAnsi" w:hAnsiTheme="majorHAnsi" w:cstheme="majorHAnsi"/>
          <w:b/>
          <w:noProof/>
          <w:u w:val="single"/>
        </w:rPr>
        <w:lastRenderedPageBreak/>
        <w:drawing>
          <wp:anchor distT="0" distB="0" distL="114300" distR="114300" simplePos="0" relativeHeight="251767808" behindDoc="1" locked="0" layoutInCell="1" allowOverlap="1" wp14:anchorId="6B7ADD66" wp14:editId="505D31D3">
            <wp:simplePos x="0" y="0"/>
            <wp:positionH relativeFrom="column">
              <wp:posOffset>-28575</wp:posOffset>
            </wp:positionH>
            <wp:positionV relativeFrom="paragraph">
              <wp:posOffset>200660</wp:posOffset>
            </wp:positionV>
            <wp:extent cx="5733415" cy="7447915"/>
            <wp:effectExtent l="0" t="0" r="635" b="635"/>
            <wp:wrapTight wrapText="bothSides">
              <wp:wrapPolygon edited="0">
                <wp:start x="0" y="0"/>
                <wp:lineTo x="0" y="21547"/>
                <wp:lineTo x="21531" y="2154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7447915"/>
                    </a:xfrm>
                    <a:prstGeom prst="rect">
                      <a:avLst/>
                    </a:prstGeom>
                    <a:noFill/>
                    <a:ln>
                      <a:noFill/>
                    </a:ln>
                  </pic:spPr>
                </pic:pic>
              </a:graphicData>
            </a:graphic>
          </wp:anchor>
        </w:drawing>
      </w:r>
      <w:r w:rsidRPr="008F72E6">
        <w:rPr>
          <w:rFonts w:asciiTheme="majorHAnsi" w:hAnsiTheme="majorHAnsi" w:cstheme="majorHAnsi"/>
          <w:b/>
          <w:u w:val="single"/>
        </w:rPr>
        <w:t>System Flow Diagram:</w:t>
      </w:r>
    </w:p>
    <w:p w14:paraId="712BF236" w14:textId="77777777" w:rsidR="00FA2521" w:rsidRPr="008F72E6" w:rsidRDefault="00FA2521" w:rsidP="005F4E79">
      <w:pPr>
        <w:pStyle w:val="ListParagraph"/>
        <w:autoSpaceDE w:val="0"/>
        <w:autoSpaceDN w:val="0"/>
        <w:adjustRightInd w:val="0"/>
        <w:spacing w:line="240" w:lineRule="auto"/>
        <w:rPr>
          <w:rFonts w:asciiTheme="majorHAnsi" w:hAnsiTheme="majorHAnsi" w:cstheme="majorHAnsi"/>
          <w:b/>
          <w:u w:val="single"/>
        </w:rPr>
      </w:pPr>
    </w:p>
    <w:p w14:paraId="261FB7C1" w14:textId="77777777" w:rsidR="005F4E79" w:rsidRPr="008F72E6" w:rsidRDefault="005F4E79" w:rsidP="00334F3A">
      <w:pPr>
        <w:rPr>
          <w:rFonts w:asciiTheme="majorHAnsi" w:eastAsia="Times New Roman" w:hAnsiTheme="majorHAnsi" w:cstheme="majorHAnsi"/>
          <w:b/>
          <w:bCs/>
          <w:u w:val="single"/>
        </w:rPr>
      </w:pPr>
    </w:p>
    <w:p w14:paraId="090EC255" w14:textId="01D798B9" w:rsidR="005F4E79" w:rsidRPr="008F72E6" w:rsidRDefault="005F4E79" w:rsidP="00334F3A">
      <w:pPr>
        <w:rPr>
          <w:rFonts w:asciiTheme="majorHAnsi" w:eastAsia="Times New Roman" w:hAnsiTheme="majorHAnsi" w:cstheme="majorHAnsi"/>
          <w:b/>
          <w:bCs/>
          <w:u w:val="single"/>
        </w:rPr>
      </w:pPr>
    </w:p>
    <w:p w14:paraId="7AB70BFE" w14:textId="72563A72" w:rsidR="005F4E79" w:rsidRPr="008F72E6" w:rsidRDefault="005F4E79" w:rsidP="00334F3A">
      <w:pPr>
        <w:rPr>
          <w:rFonts w:asciiTheme="majorHAnsi" w:eastAsia="Times New Roman" w:hAnsiTheme="majorHAnsi" w:cstheme="majorHAnsi"/>
          <w:b/>
          <w:bCs/>
          <w:u w:val="single"/>
        </w:rPr>
      </w:pPr>
    </w:p>
    <w:p w14:paraId="434CE835" w14:textId="77777777" w:rsidR="005F4E79" w:rsidRPr="008F72E6" w:rsidRDefault="005F4E79" w:rsidP="00334F3A">
      <w:pPr>
        <w:rPr>
          <w:rFonts w:asciiTheme="majorHAnsi" w:eastAsia="Times New Roman" w:hAnsiTheme="majorHAnsi" w:cstheme="majorHAnsi"/>
          <w:b/>
          <w:bCs/>
          <w:u w:val="single"/>
        </w:rPr>
      </w:pPr>
    </w:p>
    <w:p w14:paraId="3E7E707C" w14:textId="77777777" w:rsidR="005F4E79" w:rsidRPr="008F72E6" w:rsidRDefault="005F4E79" w:rsidP="00334F3A">
      <w:pPr>
        <w:rPr>
          <w:rFonts w:asciiTheme="majorHAnsi" w:eastAsia="Times New Roman" w:hAnsiTheme="majorHAnsi" w:cstheme="majorHAnsi"/>
          <w:b/>
          <w:bCs/>
          <w:u w:val="single"/>
        </w:rPr>
      </w:pPr>
    </w:p>
    <w:p w14:paraId="6A14F8F2" w14:textId="1FA850BE" w:rsidR="004A0666" w:rsidRDefault="00766637" w:rsidP="00334F3A">
      <w:pPr>
        <w:rPr>
          <w:rFonts w:asciiTheme="majorHAnsi" w:eastAsia="Times New Roman" w:hAnsiTheme="majorHAnsi" w:cstheme="majorHAnsi"/>
          <w:b/>
          <w:bCs/>
          <w:u w:val="single"/>
        </w:rPr>
      </w:pPr>
      <w:r w:rsidRPr="008F72E6">
        <w:rPr>
          <w:rFonts w:asciiTheme="majorHAnsi" w:hAnsiTheme="majorHAnsi" w:cstheme="majorHAnsi"/>
          <w:b/>
          <w:noProof/>
          <w:u w:val="single"/>
        </w:rPr>
        <w:lastRenderedPageBreak/>
        <mc:AlternateContent>
          <mc:Choice Requires="wps">
            <w:drawing>
              <wp:anchor distT="0" distB="0" distL="114300" distR="114300" simplePos="0" relativeHeight="251782144" behindDoc="0" locked="0" layoutInCell="1" allowOverlap="1" wp14:anchorId="3F949FA6" wp14:editId="012446BD">
                <wp:simplePos x="0" y="0"/>
                <wp:positionH relativeFrom="margin">
                  <wp:posOffset>1562100</wp:posOffset>
                </wp:positionH>
                <wp:positionV relativeFrom="paragraph">
                  <wp:posOffset>2366645</wp:posOffset>
                </wp:positionV>
                <wp:extent cx="2628900" cy="330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49244FE9" w14:textId="77777777" w:rsidR="00766637" w:rsidRPr="007D0192" w:rsidRDefault="00766637" w:rsidP="00766637">
                            <w:r w:rsidRPr="004E23B9">
                              <w:rPr>
                                <w:b/>
                                <w:bCs/>
                              </w:rPr>
                              <w:t xml:space="preserve">Fig </w:t>
                            </w:r>
                            <w:r>
                              <w:rPr>
                                <w:b/>
                                <w:bCs/>
                              </w:rPr>
                              <w:t>1</w:t>
                            </w:r>
                            <w:r w:rsidRPr="004E23B9">
                              <w:rPr>
                                <w:b/>
                                <w:bCs/>
                              </w:rPr>
                              <w:t>:</w:t>
                            </w:r>
                            <w:r>
                              <w:t xml:space="preserve"> Flow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49FA6" id="_x0000_t202" coordsize="21600,21600" o:spt="202" path="m,l,21600r21600,l21600,xe">
                <v:stroke joinstyle="miter"/>
                <v:path gradientshapeok="t" o:connecttype="rect"/>
              </v:shapetype>
              <v:shape id="Text Box 10" o:spid="_x0000_s1026" type="#_x0000_t202" style="position:absolute;margin-left:123pt;margin-top:186.35pt;width:207pt;height:2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" fillcolor="white [3201]" stroked="f" strokeweight=".5pt">
                <v:textbox>
                  <w:txbxContent>
                    <w:p w14:paraId="49244FE9" w14:textId="77777777" w:rsidR="00766637" w:rsidRPr="007D0192" w:rsidRDefault="00766637" w:rsidP="00766637">
                      <w:r w:rsidRPr="004E23B9">
                        <w:rPr>
                          <w:b/>
                          <w:bCs/>
                        </w:rPr>
                        <w:t xml:space="preserve">Fig </w:t>
                      </w:r>
                      <w:r>
                        <w:rPr>
                          <w:b/>
                          <w:bCs/>
                        </w:rPr>
                        <w:t>1</w:t>
                      </w:r>
                      <w:r w:rsidRPr="004E23B9">
                        <w:rPr>
                          <w:b/>
                          <w:bCs/>
                        </w:rPr>
                        <w:t>:</w:t>
                      </w:r>
                      <w:r>
                        <w:t xml:space="preserve"> Flow Diagram </w:t>
                      </w:r>
                    </w:p>
                  </w:txbxContent>
                </v:textbox>
                <w10:wrap anchorx="margin"/>
              </v:shape>
            </w:pict>
          </mc:Fallback>
        </mc:AlternateContent>
      </w:r>
      <w:r w:rsidR="00FA2521">
        <w:rPr>
          <w:noProof/>
        </w:rPr>
        <w:drawing>
          <wp:inline distT="0" distB="0" distL="0" distR="0" wp14:anchorId="74D6CE31" wp14:editId="7D5F2390">
            <wp:extent cx="5733415" cy="25082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508250"/>
                    </a:xfrm>
                    <a:prstGeom prst="rect">
                      <a:avLst/>
                    </a:prstGeom>
                  </pic:spPr>
                </pic:pic>
              </a:graphicData>
            </a:graphic>
          </wp:inline>
        </w:drawing>
      </w:r>
    </w:p>
    <w:p w14:paraId="7E0F02BD" w14:textId="331AA13C" w:rsidR="00766637" w:rsidRDefault="00766637" w:rsidP="00334F3A">
      <w:pPr>
        <w:rPr>
          <w:rFonts w:asciiTheme="majorHAnsi" w:eastAsia="Times New Roman" w:hAnsiTheme="majorHAnsi" w:cstheme="majorHAnsi"/>
          <w:b/>
          <w:bCs/>
          <w:u w:val="single"/>
        </w:rPr>
      </w:pPr>
    </w:p>
    <w:p w14:paraId="24AE2DEB" w14:textId="77777777" w:rsidR="00766637" w:rsidRDefault="00766637" w:rsidP="00334F3A">
      <w:pPr>
        <w:rPr>
          <w:rFonts w:asciiTheme="majorHAnsi" w:eastAsia="Times New Roman" w:hAnsiTheme="majorHAnsi" w:cstheme="majorHAnsi"/>
          <w:b/>
          <w:bCs/>
          <w:u w:val="single"/>
        </w:rPr>
      </w:pPr>
    </w:p>
    <w:p w14:paraId="01CCB66D" w14:textId="20E8F93C" w:rsidR="009E0FDC" w:rsidRPr="008F72E6" w:rsidRDefault="001F59E7" w:rsidP="00334F3A">
      <w:pPr>
        <w:rPr>
          <w:rFonts w:ascii="Calibri" w:hAnsi="Calibri" w:cs="Calibri"/>
          <w:b/>
          <w:bCs/>
          <w:u w:val="single"/>
        </w:rPr>
      </w:pPr>
      <w:r w:rsidRPr="008F72E6">
        <w:rPr>
          <w:rFonts w:asciiTheme="majorHAnsi" w:eastAsia="Times New Roman" w:hAnsiTheme="majorHAnsi" w:cstheme="majorHAnsi"/>
          <w:b/>
          <w:bCs/>
          <w:u w:val="single"/>
        </w:rPr>
        <w:t xml:space="preserve">4.3. </w:t>
      </w:r>
      <w:r w:rsidR="00F355AA" w:rsidRPr="008F72E6">
        <w:rPr>
          <w:rFonts w:asciiTheme="majorHAnsi" w:eastAsia="Times New Roman" w:hAnsiTheme="majorHAnsi" w:cstheme="majorHAnsi"/>
          <w:b/>
          <w:bCs/>
          <w:u w:val="single"/>
        </w:rPr>
        <w:t>The algorithm for choosing questions:</w:t>
      </w:r>
    </w:p>
    <w:p w14:paraId="1523CA3C" w14:textId="77777777" w:rsidR="00F355AA" w:rsidRPr="008F72E6" w:rsidRDefault="00F355AA" w:rsidP="00F355AA">
      <w:pPr>
        <w:ind w:left="720"/>
        <w:rPr>
          <w:rFonts w:ascii="Calibri" w:hAnsi="Calibri" w:cs="Calibri"/>
        </w:rPr>
      </w:pPr>
      <w:r w:rsidRPr="008F72E6">
        <w:rPr>
          <w:rFonts w:ascii="Calibri" w:hAnsi="Calibri" w:cs="Calibri"/>
        </w:rPr>
        <w:t>1.First the user chooses a category to practice from the category screen</w:t>
      </w:r>
    </w:p>
    <w:p w14:paraId="191218AC" w14:textId="516FB09D" w:rsidR="00F355AA" w:rsidRPr="008F72E6" w:rsidRDefault="00F355AA" w:rsidP="00F355AA">
      <w:pPr>
        <w:ind w:left="720"/>
        <w:rPr>
          <w:rFonts w:ascii="Calibri" w:hAnsi="Calibri" w:cs="Calibri"/>
        </w:rPr>
      </w:pPr>
      <w:r w:rsidRPr="008F72E6">
        <w:rPr>
          <w:rFonts w:ascii="Calibri" w:hAnsi="Calibri" w:cs="Calibri"/>
        </w:rPr>
        <w:t>2.Presenting question to the user that he doesn't see before, the question is from</w:t>
      </w:r>
    </w:p>
    <w:p w14:paraId="66492CCA" w14:textId="77777777" w:rsidR="00F355AA" w:rsidRPr="008F72E6" w:rsidRDefault="00F355AA" w:rsidP="00F355AA">
      <w:pPr>
        <w:ind w:left="720"/>
        <w:rPr>
          <w:rFonts w:ascii="Calibri" w:hAnsi="Calibri" w:cs="Calibri"/>
        </w:rPr>
      </w:pPr>
      <w:r w:rsidRPr="008F72E6">
        <w:rPr>
          <w:rFonts w:ascii="Calibri" w:hAnsi="Calibri" w:cs="Calibri"/>
        </w:rPr>
        <w:t>the specific category in a random way, the question is chosen from the questions</w:t>
      </w:r>
    </w:p>
    <w:p w14:paraId="204824F7" w14:textId="77777777" w:rsidR="00F355AA" w:rsidRPr="008F72E6" w:rsidRDefault="00F355AA" w:rsidP="00F355AA">
      <w:pPr>
        <w:ind w:left="720"/>
        <w:rPr>
          <w:rFonts w:ascii="Calibri" w:hAnsi="Calibri" w:cs="Calibri"/>
        </w:rPr>
      </w:pPr>
      <w:r w:rsidRPr="008F72E6">
        <w:rPr>
          <w:rFonts w:ascii="Calibri" w:hAnsi="Calibri" w:cs="Calibri"/>
        </w:rPr>
        <w:t>that received the highest rating [the rating for each question determined by all the</w:t>
      </w:r>
    </w:p>
    <w:p w14:paraId="0ABEDA92" w14:textId="0D01CF04" w:rsidR="00F355AA" w:rsidRPr="008F72E6" w:rsidRDefault="00F355AA" w:rsidP="00F355AA">
      <w:pPr>
        <w:ind w:left="720"/>
        <w:rPr>
          <w:rFonts w:ascii="Calibri" w:hAnsi="Calibri" w:cs="Calibri"/>
        </w:rPr>
      </w:pPr>
      <w:r w:rsidRPr="008F72E6">
        <w:rPr>
          <w:rFonts w:ascii="Calibri" w:hAnsi="Calibri" w:cs="Calibri"/>
        </w:rPr>
        <w:t>users that rate this specific question</w:t>
      </w:r>
      <w:r w:rsidR="00E348D5" w:rsidRPr="008F72E6">
        <w:rPr>
          <w:rFonts w:ascii="Calibri" w:hAnsi="Calibri" w:cs="Calibri"/>
        </w:rPr>
        <w:t>].</w:t>
      </w:r>
    </w:p>
    <w:p w14:paraId="56D3C76A" w14:textId="77777777" w:rsidR="00F355AA" w:rsidRPr="008F72E6" w:rsidRDefault="00F355AA" w:rsidP="00F355AA">
      <w:pPr>
        <w:ind w:left="720"/>
        <w:rPr>
          <w:rFonts w:ascii="Calibri" w:hAnsi="Calibri" w:cs="Calibri"/>
        </w:rPr>
      </w:pPr>
      <w:r w:rsidRPr="008F72E6">
        <w:rPr>
          <w:rFonts w:ascii="Calibri" w:hAnsi="Calibri" w:cs="Calibri"/>
        </w:rPr>
        <w:t>3.The user answers the question, after the user answers the question, he needs to</w:t>
      </w:r>
    </w:p>
    <w:p w14:paraId="15960613" w14:textId="25465C7F" w:rsidR="00F355AA" w:rsidRPr="008F72E6" w:rsidRDefault="00F355AA" w:rsidP="00F355AA">
      <w:pPr>
        <w:ind w:left="720"/>
        <w:rPr>
          <w:rFonts w:ascii="Calibri" w:hAnsi="Calibri" w:cs="Calibri"/>
        </w:rPr>
      </w:pPr>
      <w:r w:rsidRPr="008F72E6">
        <w:rPr>
          <w:rFonts w:ascii="Calibri" w:hAnsi="Calibri" w:cs="Calibri"/>
        </w:rPr>
        <w:t>rate this specific question.</w:t>
      </w:r>
    </w:p>
    <w:p w14:paraId="3773D534" w14:textId="77777777" w:rsidR="00F355AA" w:rsidRPr="008F72E6" w:rsidRDefault="00F355AA" w:rsidP="00F355AA">
      <w:pPr>
        <w:ind w:left="720"/>
        <w:rPr>
          <w:rFonts w:ascii="Calibri" w:hAnsi="Calibri" w:cs="Calibri"/>
        </w:rPr>
      </w:pPr>
      <w:r w:rsidRPr="008F72E6">
        <w:rPr>
          <w:rFonts w:ascii="Calibri" w:hAnsi="Calibri" w:cs="Calibri"/>
        </w:rPr>
        <w:t>4.After the user answers about 3 questions in the specific quiz from the chosen</w:t>
      </w:r>
    </w:p>
    <w:p w14:paraId="71C6FE9C" w14:textId="26394D93" w:rsidR="00F355AA" w:rsidRPr="008F72E6" w:rsidRDefault="00F355AA" w:rsidP="00F355AA">
      <w:pPr>
        <w:ind w:left="720"/>
        <w:rPr>
          <w:rFonts w:ascii="Calibri" w:hAnsi="Calibri" w:cs="Calibri"/>
        </w:rPr>
      </w:pPr>
      <w:r w:rsidRPr="008F72E6">
        <w:rPr>
          <w:rFonts w:ascii="Calibri" w:hAnsi="Calibri" w:cs="Calibri"/>
        </w:rPr>
        <w:t>category – the algorithm checks if those 3 questions have an av</w:t>
      </w:r>
      <w:r w:rsidR="00B66CF5" w:rsidRPr="008F72E6">
        <w:rPr>
          <w:rFonts w:ascii="Calibri" w:hAnsi="Calibri" w:cs="Calibri"/>
        </w:rPr>
        <w:t>era</w:t>
      </w:r>
      <w:r w:rsidRPr="008F72E6">
        <w:rPr>
          <w:rFonts w:ascii="Calibri" w:hAnsi="Calibri" w:cs="Calibri"/>
        </w:rPr>
        <w:t>g</w:t>
      </w:r>
      <w:r w:rsidR="00B66CF5" w:rsidRPr="008F72E6">
        <w:rPr>
          <w:rFonts w:ascii="Calibri" w:hAnsi="Calibri" w:cs="Calibri"/>
        </w:rPr>
        <w:t>e</w:t>
      </w:r>
      <w:r w:rsidRPr="008F72E6">
        <w:rPr>
          <w:rFonts w:ascii="Calibri" w:hAnsi="Calibri" w:cs="Calibri"/>
        </w:rPr>
        <w:t xml:space="preserve"> rating that is less</w:t>
      </w:r>
    </w:p>
    <w:p w14:paraId="7A2294E3" w14:textId="6A386A2D" w:rsidR="00F355AA" w:rsidRPr="008F72E6" w:rsidRDefault="00F355AA" w:rsidP="00F355AA">
      <w:pPr>
        <w:ind w:left="720"/>
        <w:rPr>
          <w:rFonts w:ascii="Calibri" w:hAnsi="Calibri" w:cs="Calibri"/>
        </w:rPr>
      </w:pPr>
      <w:r w:rsidRPr="008F72E6">
        <w:rPr>
          <w:rFonts w:ascii="Calibri" w:hAnsi="Calibri" w:cs="Calibri"/>
        </w:rPr>
        <w:t xml:space="preserve">than the general </w:t>
      </w:r>
      <w:r w:rsidR="00B66CF5" w:rsidRPr="008F72E6">
        <w:rPr>
          <w:rFonts w:ascii="Calibri" w:hAnsi="Calibri" w:cs="Calibri"/>
        </w:rPr>
        <w:t xml:space="preserve">average </w:t>
      </w:r>
      <w:r w:rsidRPr="008F72E6">
        <w:rPr>
          <w:rFonts w:ascii="Calibri" w:hAnsi="Calibri" w:cs="Calibri"/>
        </w:rPr>
        <w:t xml:space="preserve">of the questions – if not -the algorithm returns to step </w:t>
      </w:r>
      <w:r w:rsidR="00347AB0" w:rsidRPr="008F72E6">
        <w:rPr>
          <w:rFonts w:ascii="Calibri" w:hAnsi="Calibri" w:cs="Calibri"/>
        </w:rPr>
        <w:t>2, if</w:t>
      </w:r>
      <w:r w:rsidRPr="008F72E6">
        <w:rPr>
          <w:rFonts w:ascii="Calibri" w:hAnsi="Calibri" w:cs="Calibri"/>
        </w:rPr>
        <w:t xml:space="preserve"> </w:t>
      </w:r>
      <w:r w:rsidR="00E348D5" w:rsidRPr="008F72E6">
        <w:rPr>
          <w:rFonts w:ascii="Calibri" w:hAnsi="Calibri" w:cs="Calibri"/>
        </w:rPr>
        <w:t>yes</w:t>
      </w:r>
      <w:r w:rsidRPr="008F72E6">
        <w:rPr>
          <w:rFonts w:ascii="Calibri" w:hAnsi="Calibri" w:cs="Calibri"/>
        </w:rPr>
        <w:t xml:space="preserve"> –</w:t>
      </w:r>
    </w:p>
    <w:p w14:paraId="1BB6D02A" w14:textId="57F6B187" w:rsidR="00F355AA" w:rsidRPr="008F72E6" w:rsidRDefault="00F355AA" w:rsidP="00F355AA">
      <w:pPr>
        <w:ind w:left="720"/>
        <w:rPr>
          <w:rFonts w:ascii="Calibri" w:hAnsi="Calibri" w:cs="Calibri"/>
        </w:rPr>
      </w:pPr>
      <w:r w:rsidRPr="008F72E6">
        <w:rPr>
          <w:rFonts w:ascii="Calibri" w:hAnsi="Calibri" w:cs="Calibri"/>
        </w:rPr>
        <w:t xml:space="preserve">the algorithm </w:t>
      </w:r>
      <w:r w:rsidR="00A74325" w:rsidRPr="008F72E6">
        <w:rPr>
          <w:rFonts w:ascii="Calibri" w:hAnsi="Calibri" w:cs="Calibri"/>
        </w:rPr>
        <w:t>moves</w:t>
      </w:r>
      <w:r w:rsidRPr="008F72E6">
        <w:rPr>
          <w:rFonts w:ascii="Calibri" w:hAnsi="Calibri" w:cs="Calibri"/>
        </w:rPr>
        <w:t xml:space="preserve"> to step 5.</w:t>
      </w:r>
    </w:p>
    <w:p w14:paraId="4F5C8CEF" w14:textId="77777777" w:rsidR="00F355AA" w:rsidRPr="008F72E6" w:rsidRDefault="00F355AA" w:rsidP="00F355AA">
      <w:pPr>
        <w:ind w:left="720"/>
        <w:rPr>
          <w:rFonts w:ascii="Calibri" w:hAnsi="Calibri" w:cs="Calibri"/>
        </w:rPr>
      </w:pPr>
      <w:r w:rsidRPr="008F72E6">
        <w:rPr>
          <w:rFonts w:ascii="Calibri" w:hAnsi="Calibri" w:cs="Calibri"/>
        </w:rPr>
        <w:t>5. The research question that is presented to the user is chosen randomly from each</w:t>
      </w:r>
    </w:p>
    <w:p w14:paraId="2C979713" w14:textId="0E4A8138" w:rsidR="00F355AA" w:rsidRPr="008F72E6" w:rsidRDefault="00F355AA" w:rsidP="00F355AA">
      <w:pPr>
        <w:ind w:left="720"/>
        <w:rPr>
          <w:rFonts w:ascii="Calibri" w:hAnsi="Calibri" w:cs="Calibri"/>
        </w:rPr>
      </w:pPr>
      <w:r w:rsidRPr="008F72E6">
        <w:rPr>
          <w:rFonts w:ascii="Calibri" w:hAnsi="Calibri" w:cs="Calibri"/>
        </w:rPr>
        <w:t xml:space="preserve">field: </w:t>
      </w:r>
      <w:r w:rsidR="00E5780E" w:rsidRPr="008F72E6">
        <w:rPr>
          <w:rFonts w:ascii="Calibri" w:hAnsi="Calibri" w:cs="Calibri"/>
        </w:rPr>
        <w:t>absorption,</w:t>
      </w:r>
      <w:r w:rsidRPr="008F72E6">
        <w:rPr>
          <w:rFonts w:ascii="Calibri" w:hAnsi="Calibri" w:cs="Calibri"/>
        </w:rPr>
        <w:t xml:space="preserve"> work enjoyment, intrinsic motivation.</w:t>
      </w:r>
    </w:p>
    <w:p w14:paraId="4E8B7D1B" w14:textId="27276AFE" w:rsidR="00F355AA" w:rsidRPr="008F72E6" w:rsidRDefault="00F355AA" w:rsidP="00F355AA">
      <w:pPr>
        <w:ind w:left="720"/>
        <w:rPr>
          <w:rFonts w:ascii="Calibri" w:hAnsi="Calibri" w:cs="Calibri"/>
        </w:rPr>
      </w:pPr>
      <w:r w:rsidRPr="008F72E6">
        <w:rPr>
          <w:rFonts w:ascii="Calibri" w:hAnsi="Calibri" w:cs="Calibri"/>
        </w:rPr>
        <w:t>For every research question there is a range between 1-</w:t>
      </w:r>
      <w:r w:rsidR="00DE1808">
        <w:rPr>
          <w:rFonts w:ascii="Calibri" w:hAnsi="Calibri" w:cs="Calibri"/>
        </w:rPr>
        <w:t>7</w:t>
      </w:r>
      <w:r w:rsidRPr="008F72E6">
        <w:rPr>
          <w:rFonts w:ascii="Calibri" w:hAnsi="Calibri" w:cs="Calibri"/>
        </w:rPr>
        <w:t>, if the user passes the</w:t>
      </w:r>
    </w:p>
    <w:p w14:paraId="584B6068" w14:textId="77777777" w:rsidR="00F355AA" w:rsidRPr="008F72E6" w:rsidRDefault="00F355AA" w:rsidP="00F355AA">
      <w:pPr>
        <w:ind w:left="720"/>
        <w:rPr>
          <w:rFonts w:ascii="Calibri" w:hAnsi="Calibri" w:cs="Calibri"/>
        </w:rPr>
      </w:pPr>
      <w:r w:rsidRPr="008F72E6">
        <w:rPr>
          <w:rFonts w:ascii="Calibri" w:hAnsi="Calibri" w:cs="Calibri"/>
        </w:rPr>
        <w:t>minimum threshold that determined by the wolf calculation, we can determine that</w:t>
      </w:r>
    </w:p>
    <w:p w14:paraId="5EBE4953" w14:textId="77777777" w:rsidR="00F355AA" w:rsidRPr="008F72E6" w:rsidRDefault="00F355AA" w:rsidP="00F355AA">
      <w:pPr>
        <w:ind w:left="720"/>
        <w:rPr>
          <w:rFonts w:ascii="Calibri" w:hAnsi="Calibri" w:cs="Calibri"/>
        </w:rPr>
      </w:pPr>
      <w:r w:rsidRPr="008F72E6">
        <w:rPr>
          <w:rFonts w:ascii="Calibri" w:hAnsi="Calibri" w:cs="Calibri"/>
        </w:rPr>
        <w:t>the user is motivated and returns to step 2</w:t>
      </w:r>
    </w:p>
    <w:p w14:paraId="450FE34C" w14:textId="77777777" w:rsidR="00F355AA" w:rsidRPr="008F72E6" w:rsidRDefault="00F355AA" w:rsidP="00F355AA">
      <w:pPr>
        <w:ind w:left="720"/>
        <w:rPr>
          <w:rFonts w:ascii="Calibri" w:hAnsi="Calibri" w:cs="Calibri"/>
        </w:rPr>
      </w:pPr>
      <w:r w:rsidRPr="008F72E6">
        <w:rPr>
          <w:rFonts w:ascii="Calibri" w:hAnsi="Calibri" w:cs="Calibri"/>
        </w:rPr>
        <w:t>If the user doesn’t pass the min threshold – the algorithm offers him to change a</w:t>
      </w:r>
    </w:p>
    <w:p w14:paraId="0D8FB4E7" w14:textId="77777777" w:rsidR="00F355AA" w:rsidRPr="008F72E6" w:rsidRDefault="00F355AA" w:rsidP="00F355AA">
      <w:pPr>
        <w:ind w:left="720"/>
        <w:rPr>
          <w:rFonts w:ascii="Calibri" w:hAnsi="Calibri" w:cs="Calibri"/>
        </w:rPr>
      </w:pPr>
      <w:r w:rsidRPr="008F72E6">
        <w:rPr>
          <w:rFonts w:ascii="Calibri" w:hAnsi="Calibri" w:cs="Calibri"/>
        </w:rPr>
        <w:t>category</w:t>
      </w:r>
    </w:p>
    <w:p w14:paraId="5D1BB0AC" w14:textId="11F44837" w:rsidR="00F355AA" w:rsidRPr="008F72E6" w:rsidRDefault="00D57B54" w:rsidP="00F355AA">
      <w:pPr>
        <w:ind w:left="720"/>
        <w:rPr>
          <w:rFonts w:ascii="Calibri" w:hAnsi="Calibri" w:cs="Calibri"/>
        </w:rPr>
      </w:pPr>
      <w:r w:rsidRPr="008F72E6">
        <w:rPr>
          <w:rFonts w:ascii="Calibri" w:hAnsi="Calibri" w:cs="Calibri"/>
        </w:rPr>
        <w:t>6</w:t>
      </w:r>
      <w:r w:rsidR="00F355AA" w:rsidRPr="008F72E6">
        <w:rPr>
          <w:rFonts w:ascii="Calibri" w:hAnsi="Calibri" w:cs="Calibri"/>
        </w:rPr>
        <w:t xml:space="preserve">. If the user </w:t>
      </w:r>
      <w:r w:rsidR="00766637">
        <w:rPr>
          <w:rFonts w:ascii="Calibri" w:hAnsi="Calibri" w:cs="Calibri"/>
        </w:rPr>
        <w:t>does</w:t>
      </w:r>
      <w:ins w:id="3" w:author="נעמי אונקלוס-שפיגל" w:date="2023-03-08T13:37:00Z">
        <w:r w:rsidR="00CB0F89">
          <w:rPr>
            <w:rFonts w:ascii="Calibri" w:hAnsi="Calibri" w:cs="Calibri"/>
          </w:rPr>
          <w:t xml:space="preserve"> </w:t>
        </w:r>
      </w:ins>
      <w:r w:rsidR="00766637">
        <w:rPr>
          <w:rFonts w:ascii="Calibri" w:hAnsi="Calibri" w:cs="Calibri"/>
        </w:rPr>
        <w:t xml:space="preserve">not </w:t>
      </w:r>
      <w:r w:rsidR="00766637" w:rsidRPr="008F72E6">
        <w:rPr>
          <w:rFonts w:ascii="Calibri" w:hAnsi="Calibri" w:cs="Calibri"/>
        </w:rPr>
        <w:t>rate</w:t>
      </w:r>
      <w:r w:rsidR="00F355AA" w:rsidRPr="008F72E6">
        <w:rPr>
          <w:rFonts w:ascii="Calibri" w:hAnsi="Calibri" w:cs="Calibri"/>
        </w:rPr>
        <w:t xml:space="preserve"> the question below the overall rating assigned to this</w:t>
      </w:r>
    </w:p>
    <w:p w14:paraId="2328EF57" w14:textId="17A90187" w:rsidR="00D62405" w:rsidRPr="008F72E6" w:rsidRDefault="00F355AA" w:rsidP="00F355AA">
      <w:pPr>
        <w:ind w:left="720"/>
        <w:rPr>
          <w:rFonts w:asciiTheme="majorHAnsi" w:hAnsiTheme="majorHAnsi" w:cstheme="majorHAnsi"/>
          <w:b/>
          <w:u w:val="single"/>
        </w:rPr>
      </w:pPr>
      <w:r w:rsidRPr="008F72E6">
        <w:rPr>
          <w:rFonts w:ascii="Calibri" w:hAnsi="Calibri" w:cs="Calibri"/>
        </w:rPr>
        <w:t>question – return</w:t>
      </w:r>
      <w:r w:rsidR="00347AB0" w:rsidRPr="008F72E6">
        <w:rPr>
          <w:rFonts w:ascii="Calibri" w:hAnsi="Calibri" w:cs="Calibri"/>
        </w:rPr>
        <w:t>s</w:t>
      </w:r>
      <w:r w:rsidRPr="008F72E6">
        <w:rPr>
          <w:rFonts w:ascii="Calibri" w:hAnsi="Calibri" w:cs="Calibri"/>
        </w:rPr>
        <w:t xml:space="preserve"> to step 2.</w:t>
      </w:r>
    </w:p>
    <w:p w14:paraId="6B5318AF" w14:textId="126715B4" w:rsidR="00D62405" w:rsidRPr="008F72E6" w:rsidRDefault="00D62405" w:rsidP="00F355AA">
      <w:pPr>
        <w:ind w:left="720"/>
        <w:rPr>
          <w:rFonts w:asciiTheme="majorHAnsi" w:hAnsiTheme="majorHAnsi" w:cstheme="majorHAnsi"/>
          <w:b/>
          <w:u w:val="single"/>
        </w:rPr>
      </w:pPr>
    </w:p>
    <w:p w14:paraId="71884A1A" w14:textId="1694823F" w:rsidR="00CB35AF" w:rsidRPr="008F72E6" w:rsidRDefault="00CB35AF" w:rsidP="00D62405">
      <w:pPr>
        <w:ind w:firstLine="720"/>
        <w:rPr>
          <w:rFonts w:asciiTheme="majorHAnsi" w:eastAsia="Times New Roman" w:hAnsiTheme="majorHAnsi" w:cstheme="majorHAnsi"/>
          <w:b/>
          <w:bCs/>
          <w:u w:val="single"/>
        </w:rPr>
      </w:pPr>
    </w:p>
    <w:p w14:paraId="6DE6EC14" w14:textId="62098F80" w:rsidR="00D62405" w:rsidRPr="008F72E6" w:rsidRDefault="001F59E7" w:rsidP="00334F3A">
      <w:pPr>
        <w:rPr>
          <w:rFonts w:ascii="Calibri" w:hAnsi="Calibri" w:cs="Calibri"/>
          <w:b/>
          <w:bCs/>
          <w:u w:val="single"/>
        </w:rPr>
      </w:pPr>
      <w:r w:rsidRPr="008F72E6">
        <w:rPr>
          <w:rFonts w:asciiTheme="majorHAnsi" w:eastAsia="Times New Roman" w:hAnsiTheme="majorHAnsi" w:cstheme="majorHAnsi"/>
          <w:b/>
          <w:bCs/>
          <w:u w:val="single"/>
        </w:rPr>
        <w:t>4.</w:t>
      </w:r>
      <w:r w:rsidR="005F4E79" w:rsidRPr="008F72E6">
        <w:rPr>
          <w:rFonts w:asciiTheme="majorHAnsi" w:eastAsia="Times New Roman" w:hAnsiTheme="majorHAnsi" w:cstheme="majorHAnsi"/>
          <w:b/>
          <w:bCs/>
          <w:u w:val="single"/>
        </w:rPr>
        <w:t>4. The</w:t>
      </w:r>
      <w:r w:rsidR="00D62405" w:rsidRPr="008F72E6">
        <w:rPr>
          <w:rFonts w:asciiTheme="majorHAnsi" w:eastAsia="Times New Roman" w:hAnsiTheme="majorHAnsi" w:cstheme="majorHAnsi"/>
          <w:b/>
          <w:bCs/>
          <w:u w:val="single"/>
        </w:rPr>
        <w:t xml:space="preserve"> algorithm for checking the motivation of the user</w:t>
      </w:r>
      <w:r w:rsidR="005F4E79" w:rsidRPr="008F72E6">
        <w:rPr>
          <w:rFonts w:asciiTheme="majorHAnsi" w:eastAsia="Times New Roman" w:hAnsiTheme="majorHAnsi" w:cstheme="majorHAnsi"/>
          <w:b/>
          <w:bCs/>
          <w:u w:val="single"/>
        </w:rPr>
        <w:t>:</w:t>
      </w:r>
    </w:p>
    <w:p w14:paraId="6AC49CF3" w14:textId="0FFB815B" w:rsidR="00E7690C" w:rsidRPr="008F72E6" w:rsidRDefault="00E7690C" w:rsidP="00E7690C">
      <w:pPr>
        <w:autoSpaceDE w:val="0"/>
        <w:autoSpaceDN w:val="0"/>
        <w:adjustRightInd w:val="0"/>
        <w:spacing w:line="240" w:lineRule="auto"/>
        <w:ind w:left="720"/>
        <w:rPr>
          <w:rFonts w:ascii="Calibri" w:hAnsi="Calibri" w:cs="Calibri"/>
        </w:rPr>
      </w:pPr>
      <w:r w:rsidRPr="008F72E6">
        <w:rPr>
          <w:rFonts w:ascii="Calibri" w:hAnsi="Calibri" w:cs="Calibri"/>
        </w:rPr>
        <w:t>We use the tool called "WOLF" in our system.</w:t>
      </w:r>
    </w:p>
    <w:p w14:paraId="13C617E8" w14:textId="752718F7" w:rsidR="00E7690C" w:rsidRPr="008F72E6" w:rsidRDefault="00E7690C" w:rsidP="00E7690C">
      <w:pPr>
        <w:autoSpaceDE w:val="0"/>
        <w:autoSpaceDN w:val="0"/>
        <w:adjustRightInd w:val="0"/>
        <w:spacing w:line="240" w:lineRule="auto"/>
        <w:ind w:left="720"/>
        <w:rPr>
          <w:rFonts w:ascii="Calibri" w:hAnsi="Calibri" w:cs="Calibri"/>
        </w:rPr>
      </w:pPr>
      <w:r w:rsidRPr="008F72E6">
        <w:rPr>
          <w:rFonts w:ascii="Calibri" w:hAnsi="Calibri" w:cs="Calibri"/>
        </w:rPr>
        <w:t xml:space="preserve">The check of the user's motivation will be through this </w:t>
      </w:r>
      <w:r w:rsidR="00347AB0" w:rsidRPr="008F72E6">
        <w:rPr>
          <w:rFonts w:ascii="Calibri" w:hAnsi="Calibri" w:cs="Calibri"/>
        </w:rPr>
        <w:t>questionnaire.</w:t>
      </w:r>
    </w:p>
    <w:p w14:paraId="415333A6" w14:textId="2FF14052" w:rsidR="00E7690C" w:rsidRPr="008F72E6" w:rsidRDefault="00E7690C" w:rsidP="00E7690C">
      <w:pPr>
        <w:autoSpaceDE w:val="0"/>
        <w:autoSpaceDN w:val="0"/>
        <w:adjustRightInd w:val="0"/>
        <w:spacing w:line="240" w:lineRule="auto"/>
        <w:ind w:left="720"/>
        <w:rPr>
          <w:rFonts w:ascii="Calibri" w:hAnsi="Calibri" w:cs="Calibri"/>
        </w:rPr>
      </w:pPr>
      <w:r w:rsidRPr="008F72E6">
        <w:rPr>
          <w:rFonts w:ascii="Calibri" w:hAnsi="Calibri" w:cs="Calibri"/>
        </w:rPr>
        <w:t xml:space="preserve">We changed the wording of the questions to match them to our system. </w:t>
      </w:r>
    </w:p>
    <w:p w14:paraId="553D5B89" w14:textId="2E60EF5C" w:rsidR="00E7690C" w:rsidRPr="008F72E6" w:rsidRDefault="00E7690C" w:rsidP="00D57B54">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 xml:space="preserve">If the system detects that the rating of the questions that the user answers in sequence is lower than the general </w:t>
      </w:r>
      <w:r w:rsidR="00D57B54" w:rsidRPr="008F72E6">
        <w:rPr>
          <w:rFonts w:ascii="Calibri" w:hAnsi="Calibri" w:cs="Calibri"/>
        </w:rPr>
        <w:t>rating,</w:t>
      </w:r>
      <w:r w:rsidRPr="008F72E6">
        <w:rPr>
          <w:rFonts w:ascii="Calibri" w:hAnsi="Calibri" w:cs="Calibri"/>
        </w:rPr>
        <w:t xml:space="preserve"> </w:t>
      </w:r>
      <w:r w:rsidR="00D57B54" w:rsidRPr="008F72E6">
        <w:rPr>
          <w:rFonts w:ascii="Calibri" w:hAnsi="Calibri" w:cs="Calibri"/>
        </w:rPr>
        <w:t>then the system presents a research question that includes three statements from the three different fields.</w:t>
      </w:r>
    </w:p>
    <w:p w14:paraId="01A803BB" w14:textId="53C8B22E" w:rsidR="00D57B54" w:rsidRPr="008F72E6" w:rsidRDefault="00D57B54" w:rsidP="00D57B54">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The user needs to rate the statements.</w:t>
      </w:r>
    </w:p>
    <w:p w14:paraId="04AD1B88" w14:textId="34F1B671" w:rsidR="00D57B54" w:rsidRPr="008F72E6" w:rsidRDefault="00D57B54" w:rsidP="00D57B54">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lastRenderedPageBreak/>
        <w:t xml:space="preserve">If the rating of the statements is lower than the threshold rating that was set in the algorithm research, then the system suggests the user to move to a different category.                           </w:t>
      </w:r>
    </w:p>
    <w:p w14:paraId="34514AD5" w14:textId="79F3450E" w:rsidR="00D57B54" w:rsidRPr="008F72E6" w:rsidRDefault="00D57B54" w:rsidP="00D57B54">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If the rating is equal to or higher than the threshold rating, the system offers the user to continue with the same quiz.</w:t>
      </w:r>
    </w:p>
    <w:p w14:paraId="76F3DE5E" w14:textId="5F0F5E73" w:rsidR="00E7690C" w:rsidRPr="008F72E6" w:rsidRDefault="00E7690C" w:rsidP="00D57B54">
      <w:pPr>
        <w:pStyle w:val="ListParagraph"/>
        <w:numPr>
          <w:ilvl w:val="0"/>
          <w:numId w:val="21"/>
        </w:numPr>
        <w:autoSpaceDE w:val="0"/>
        <w:autoSpaceDN w:val="0"/>
        <w:adjustRightInd w:val="0"/>
        <w:spacing w:line="240" w:lineRule="auto"/>
        <w:rPr>
          <w:rFonts w:ascii="Calibri" w:hAnsi="Calibri" w:cs="Calibri"/>
        </w:rPr>
      </w:pPr>
      <w:r w:rsidRPr="008F72E6">
        <w:rPr>
          <w:rFonts w:ascii="Calibri" w:hAnsi="Calibri" w:cs="Calibri"/>
        </w:rPr>
        <w:t>The user will need to rate the statements in a specific subject, the way he will do it</w:t>
      </w:r>
    </w:p>
    <w:p w14:paraId="4A4B3351" w14:textId="7AD1734C" w:rsidR="00E7690C" w:rsidRPr="008F72E6" w:rsidRDefault="00E7690C" w:rsidP="00D57B54">
      <w:pPr>
        <w:autoSpaceDE w:val="0"/>
        <w:autoSpaceDN w:val="0"/>
        <w:adjustRightInd w:val="0"/>
        <w:spacing w:line="240" w:lineRule="auto"/>
        <w:ind w:left="720"/>
        <w:rPr>
          <w:rFonts w:ascii="Calibri" w:hAnsi="Calibri" w:cs="Calibri"/>
        </w:rPr>
      </w:pPr>
      <w:r w:rsidRPr="008F72E6">
        <w:rPr>
          <w:rFonts w:ascii="Calibri" w:hAnsi="Calibri" w:cs="Calibri"/>
        </w:rPr>
        <w:t xml:space="preserve">will be the same as they did in the research – on a </w:t>
      </w:r>
      <w:r w:rsidR="005767BF">
        <w:rPr>
          <w:rFonts w:ascii="Calibri" w:hAnsi="Calibri" w:cs="Calibri"/>
        </w:rPr>
        <w:t>5</w:t>
      </w:r>
      <w:r w:rsidRPr="008F72E6">
        <w:rPr>
          <w:rFonts w:ascii="Calibri" w:hAnsi="Calibri" w:cs="Calibri"/>
        </w:rPr>
        <w:t xml:space="preserve"> points </w:t>
      </w:r>
      <w:r w:rsidR="00D57B54" w:rsidRPr="008F72E6">
        <w:rPr>
          <w:rFonts w:ascii="Calibri" w:hAnsi="Calibri" w:cs="Calibri"/>
        </w:rPr>
        <w:t>scale. Through</w:t>
      </w:r>
      <w:r w:rsidRPr="008F72E6">
        <w:rPr>
          <w:rFonts w:ascii="Calibri" w:hAnsi="Calibri" w:cs="Calibri"/>
        </w:rPr>
        <w:t xml:space="preserve"> the user's feedback</w:t>
      </w:r>
      <w:r w:rsidR="00D57B54" w:rsidRPr="008F72E6">
        <w:rPr>
          <w:rFonts w:ascii="Calibri" w:hAnsi="Calibri" w:cs="Calibri"/>
        </w:rPr>
        <w:t xml:space="preserve"> </w:t>
      </w:r>
      <w:r w:rsidRPr="008F72E6">
        <w:rPr>
          <w:rFonts w:ascii="Calibri" w:hAnsi="Calibri" w:cs="Calibri"/>
        </w:rPr>
        <w:t>the system analyzes and get a perspective about his motivation in the specific quiz / pool of</w:t>
      </w:r>
      <w:r w:rsidR="00D57B54" w:rsidRPr="008F72E6">
        <w:rPr>
          <w:rFonts w:ascii="Calibri" w:hAnsi="Calibri" w:cs="Calibri"/>
        </w:rPr>
        <w:t xml:space="preserve"> </w:t>
      </w:r>
      <w:r w:rsidRPr="008F72E6">
        <w:rPr>
          <w:rFonts w:ascii="Calibri" w:hAnsi="Calibri" w:cs="Calibri"/>
        </w:rPr>
        <w:t>questions.</w:t>
      </w:r>
    </w:p>
    <w:p w14:paraId="4673AB63" w14:textId="77777777" w:rsidR="00347AB0" w:rsidRPr="008F72E6" w:rsidRDefault="00347AB0" w:rsidP="00F355AA">
      <w:pPr>
        <w:ind w:left="720"/>
        <w:rPr>
          <w:rFonts w:asciiTheme="majorHAnsi" w:hAnsiTheme="majorHAnsi" w:cstheme="majorHAnsi"/>
          <w:b/>
          <w:u w:val="single"/>
        </w:rPr>
      </w:pPr>
    </w:p>
    <w:p w14:paraId="5DCE2947" w14:textId="77777777" w:rsidR="00347AB0" w:rsidRPr="008F72E6" w:rsidRDefault="00347AB0" w:rsidP="00F355AA">
      <w:pPr>
        <w:ind w:left="720"/>
        <w:rPr>
          <w:rFonts w:asciiTheme="majorHAnsi" w:hAnsiTheme="majorHAnsi" w:cstheme="majorHAnsi"/>
          <w:b/>
          <w:u w:val="single"/>
        </w:rPr>
      </w:pPr>
    </w:p>
    <w:p w14:paraId="1981D6E8" w14:textId="77777777" w:rsidR="00C9331E" w:rsidRPr="008F72E6" w:rsidRDefault="00C9331E" w:rsidP="00F355AA">
      <w:pPr>
        <w:ind w:left="720"/>
        <w:rPr>
          <w:rFonts w:asciiTheme="majorHAnsi" w:hAnsiTheme="majorHAnsi" w:cstheme="majorHAnsi"/>
          <w:b/>
          <w:u w:val="single"/>
        </w:rPr>
      </w:pPr>
    </w:p>
    <w:p w14:paraId="13BBCC09" w14:textId="23D30276" w:rsidR="00110EFD" w:rsidRPr="008F72E6" w:rsidRDefault="0060414E" w:rsidP="00334F3A">
      <w:pPr>
        <w:rPr>
          <w:rFonts w:asciiTheme="majorHAnsi" w:hAnsiTheme="majorHAnsi" w:cstheme="majorHAnsi"/>
          <w:b/>
          <w:u w:val="single"/>
        </w:rPr>
      </w:pPr>
      <w:r w:rsidRPr="008F72E6">
        <w:rPr>
          <w:rFonts w:asciiTheme="majorHAnsi" w:hAnsiTheme="majorHAnsi" w:cstheme="majorHAnsi"/>
          <w:b/>
          <w:u w:val="single"/>
        </w:rPr>
        <w:t>4.5</w:t>
      </w:r>
      <w:r w:rsidR="005F4E79" w:rsidRPr="008F72E6">
        <w:rPr>
          <w:rFonts w:asciiTheme="majorHAnsi" w:hAnsiTheme="majorHAnsi" w:cstheme="majorHAnsi"/>
          <w:b/>
          <w:u w:val="single"/>
        </w:rPr>
        <w:t>.</w:t>
      </w:r>
      <w:r w:rsidRPr="008F72E6">
        <w:rPr>
          <w:rFonts w:asciiTheme="majorHAnsi" w:hAnsiTheme="majorHAnsi" w:cstheme="majorHAnsi"/>
          <w:b/>
          <w:u w:val="single"/>
        </w:rPr>
        <w:t xml:space="preserve"> </w:t>
      </w:r>
      <w:r w:rsidR="00347AB0" w:rsidRPr="008F72E6">
        <w:rPr>
          <w:rFonts w:asciiTheme="majorHAnsi" w:hAnsiTheme="majorHAnsi" w:cstheme="majorHAnsi"/>
          <w:b/>
          <w:u w:val="single"/>
        </w:rPr>
        <w:t>Software Architecture:</w:t>
      </w:r>
    </w:p>
    <w:p w14:paraId="0ABC97EC" w14:textId="0A939E99" w:rsidR="00D052C4" w:rsidRDefault="00C17B9B" w:rsidP="00F355AA">
      <w:pPr>
        <w:ind w:left="720"/>
        <w:rPr>
          <w:rFonts w:ascii="Calibri" w:hAnsi="Calibri" w:cs="Calibri"/>
        </w:rPr>
      </w:pPr>
      <w:r w:rsidRPr="008F72E6">
        <w:rPr>
          <w:rFonts w:ascii="Calibri" w:hAnsi="Calibri" w:cs="Calibri"/>
        </w:rPr>
        <w:t xml:space="preserve">The architecture in our system divided to </w:t>
      </w:r>
      <w:r w:rsidR="004A0666">
        <w:rPr>
          <w:rFonts w:ascii="Calibri" w:hAnsi="Calibri" w:cs="Calibri"/>
        </w:rPr>
        <w:t>three</w:t>
      </w:r>
      <w:r w:rsidRPr="008F72E6">
        <w:rPr>
          <w:rFonts w:ascii="Calibri" w:hAnsi="Calibri" w:cs="Calibri"/>
        </w:rPr>
        <w:t xml:space="preserve"> </w:t>
      </w:r>
      <w:r w:rsidR="004A0666" w:rsidRPr="008F72E6">
        <w:rPr>
          <w:rFonts w:ascii="Calibri" w:hAnsi="Calibri" w:cs="Calibri"/>
        </w:rPr>
        <w:t>parts:</w:t>
      </w:r>
    </w:p>
    <w:p w14:paraId="1B8524B6" w14:textId="2B482696" w:rsidR="00D052C4" w:rsidRPr="00D052C4" w:rsidRDefault="00D052C4" w:rsidP="00F355AA">
      <w:pPr>
        <w:ind w:left="720"/>
        <w:rPr>
          <w:rFonts w:ascii="Calibri" w:hAnsi="Calibri" w:cs="Calibri"/>
          <w:b/>
          <w:bCs/>
          <w:u w:val="single"/>
        </w:rPr>
      </w:pPr>
      <w:r w:rsidRPr="00D052C4">
        <w:rPr>
          <w:rFonts w:ascii="Calibri" w:hAnsi="Calibri" w:cs="Calibri"/>
          <w:b/>
          <w:bCs/>
          <w:u w:val="single"/>
        </w:rPr>
        <w:t>Client Side:</w:t>
      </w:r>
      <w:r w:rsidR="00C17B9B" w:rsidRPr="00D052C4">
        <w:rPr>
          <w:rFonts w:ascii="Calibri" w:hAnsi="Calibri" w:cs="Calibri"/>
          <w:b/>
          <w:bCs/>
          <w:u w:val="single"/>
        </w:rPr>
        <w:t xml:space="preserve">                                                                </w:t>
      </w:r>
    </w:p>
    <w:p w14:paraId="2F1B1807" w14:textId="5DDE1C81" w:rsidR="00C17B9B" w:rsidRPr="008F72E6" w:rsidRDefault="00C17B9B" w:rsidP="00F355AA">
      <w:pPr>
        <w:ind w:left="720"/>
        <w:rPr>
          <w:rFonts w:asciiTheme="majorHAnsi" w:hAnsiTheme="majorHAnsi" w:cstheme="majorHAnsi"/>
          <w:b/>
          <w:u w:val="single"/>
        </w:rPr>
      </w:pPr>
      <w:r w:rsidRPr="008F72E6">
        <w:rPr>
          <w:rFonts w:ascii="Calibri" w:hAnsi="Calibri" w:cs="Calibri"/>
        </w:rPr>
        <w:t>The First part was the Client-Side, it was built using React</w:t>
      </w:r>
      <w:r w:rsidR="003879F4" w:rsidRPr="008F72E6">
        <w:rPr>
          <w:rFonts w:ascii="Calibri" w:hAnsi="Calibri" w:cs="Calibri"/>
        </w:rPr>
        <w:t xml:space="preserve"> based on node </w:t>
      </w:r>
      <w:proofErr w:type="spellStart"/>
      <w:r w:rsidR="003879F4" w:rsidRPr="008F72E6">
        <w:rPr>
          <w:rFonts w:ascii="Calibri" w:hAnsi="Calibri" w:cs="Calibri"/>
        </w:rPr>
        <w:t>js</w:t>
      </w:r>
      <w:proofErr w:type="spellEnd"/>
      <w:r w:rsidR="003879F4" w:rsidRPr="008F72E6">
        <w:rPr>
          <w:rFonts w:ascii="Calibri" w:hAnsi="Calibri" w:cs="Calibri"/>
        </w:rPr>
        <w:t>.</w:t>
      </w:r>
    </w:p>
    <w:p w14:paraId="40211C70" w14:textId="0C95CBF5" w:rsidR="00C17B9B" w:rsidRPr="008F72E6" w:rsidRDefault="00C17B9B" w:rsidP="00F355AA">
      <w:pPr>
        <w:ind w:left="720"/>
        <w:rPr>
          <w:rFonts w:ascii="Calibri" w:hAnsi="Calibri" w:cs="Calibri"/>
        </w:rPr>
      </w:pPr>
      <w:r w:rsidRPr="008F72E6">
        <w:rPr>
          <w:rFonts w:ascii="Calibri" w:hAnsi="Calibri" w:cs="Calibri"/>
        </w:rPr>
        <w:t>React is a JavaScript library for building user interfaces. It is widely used for creating web and mobile applications.</w:t>
      </w:r>
    </w:p>
    <w:p w14:paraId="3AB5CBB1" w14:textId="77777777" w:rsidR="00C17B9B" w:rsidRPr="008F72E6" w:rsidRDefault="00C17B9B" w:rsidP="00F355AA">
      <w:pPr>
        <w:ind w:left="720"/>
        <w:rPr>
          <w:rFonts w:ascii="Calibri" w:hAnsi="Calibri" w:cs="Calibri"/>
        </w:rPr>
      </w:pPr>
      <w:r w:rsidRPr="008F72E6">
        <w:rPr>
          <w:rFonts w:ascii="Calibri" w:hAnsi="Calibri" w:cs="Calibri"/>
        </w:rPr>
        <w:t xml:space="preserve">React allows us to build reusable UI components, making it easier to create our system as complex and large-scale. </w:t>
      </w:r>
    </w:p>
    <w:p w14:paraId="66167242" w14:textId="77777777" w:rsidR="00C17B9B" w:rsidRPr="008F72E6" w:rsidRDefault="00C17B9B" w:rsidP="00F355AA">
      <w:pPr>
        <w:ind w:left="720"/>
        <w:rPr>
          <w:rFonts w:ascii="Calibri" w:hAnsi="Calibri" w:cs="Calibri"/>
        </w:rPr>
      </w:pPr>
      <w:r w:rsidRPr="008F72E6">
        <w:rPr>
          <w:rFonts w:ascii="Calibri" w:hAnsi="Calibri" w:cs="Calibri"/>
        </w:rPr>
        <w:t xml:space="preserve">React provide us to follow the unidirectional data flow, which makes it easier to track and manage our system state. </w:t>
      </w:r>
    </w:p>
    <w:p w14:paraId="085E1E59" w14:textId="6586EA84" w:rsidR="007C6979" w:rsidRPr="008F72E6" w:rsidRDefault="00C17B9B" w:rsidP="00F355AA">
      <w:pPr>
        <w:ind w:left="720"/>
        <w:rPr>
          <w:rFonts w:asciiTheme="majorHAnsi" w:hAnsiTheme="majorHAnsi" w:cstheme="majorHAnsi"/>
          <w:b/>
          <w:u w:val="single"/>
        </w:rPr>
      </w:pPr>
      <w:r w:rsidRPr="008F72E6">
        <w:rPr>
          <w:rFonts w:ascii="Calibri" w:hAnsi="Calibri" w:cs="Calibri"/>
        </w:rPr>
        <w:t>Cross-platform: React Native allows us to use the same codebase to make our system cross-platform. Choosing React in the client side of our system makes it fast, scalable, and easy to maintain</w:t>
      </w:r>
      <w:r w:rsidR="00D812FF" w:rsidRPr="008F72E6">
        <w:rPr>
          <w:rFonts w:ascii="Calibri" w:hAnsi="Calibri" w:cs="Calibri"/>
        </w:rPr>
        <w:t xml:space="preserve"> [</w:t>
      </w:r>
      <w:r w:rsidR="008F72E6" w:rsidRPr="008F72E6">
        <w:rPr>
          <w:rFonts w:ascii="Calibri" w:hAnsi="Calibri" w:cs="Calibri"/>
        </w:rPr>
        <w:t>8</w:t>
      </w:r>
      <w:r w:rsidR="00D812FF" w:rsidRPr="008F72E6">
        <w:rPr>
          <w:rFonts w:ascii="Calibri" w:hAnsi="Calibri" w:cs="Calibri"/>
        </w:rPr>
        <w:t>]</w:t>
      </w:r>
      <w:r w:rsidRPr="008F72E6">
        <w:rPr>
          <w:rFonts w:ascii="Calibri" w:hAnsi="Calibri" w:cs="Calibri"/>
        </w:rPr>
        <w:t>.</w:t>
      </w:r>
    </w:p>
    <w:p w14:paraId="1FFE4D00" w14:textId="6A25AB97" w:rsidR="007C6979" w:rsidRPr="008F72E6" w:rsidRDefault="007C6979" w:rsidP="007C6979">
      <w:pPr>
        <w:ind w:left="720"/>
        <w:rPr>
          <w:rFonts w:asciiTheme="majorHAnsi" w:hAnsiTheme="majorHAnsi" w:cstheme="majorHAnsi"/>
          <w:bCs/>
        </w:rPr>
      </w:pPr>
      <w:r w:rsidRPr="008F72E6">
        <w:rPr>
          <w:rFonts w:asciiTheme="majorHAnsi" w:hAnsiTheme="majorHAnsi" w:cstheme="majorHAnsi"/>
          <w:bCs/>
        </w:rPr>
        <w:t>Node.js is a JavaScript runtime that allows developers to run JavaScript on the server side</w:t>
      </w:r>
      <w:r w:rsidR="003879F4" w:rsidRPr="008F72E6">
        <w:rPr>
          <w:rFonts w:asciiTheme="majorHAnsi" w:hAnsiTheme="majorHAnsi" w:cstheme="majorHAnsi"/>
          <w:bCs/>
        </w:rPr>
        <w:t xml:space="preserve"> and the client side, we use it for the client side.</w:t>
      </w:r>
    </w:p>
    <w:p w14:paraId="7C9150E6" w14:textId="6DFBB17B" w:rsidR="007C6979" w:rsidRPr="008F72E6" w:rsidRDefault="007C6979" w:rsidP="007C6979">
      <w:pPr>
        <w:ind w:left="720"/>
        <w:rPr>
          <w:rFonts w:asciiTheme="majorHAnsi" w:hAnsiTheme="majorHAnsi" w:cstheme="majorHAnsi"/>
          <w:bCs/>
        </w:rPr>
      </w:pPr>
      <w:r w:rsidRPr="008F72E6">
        <w:rPr>
          <w:rFonts w:asciiTheme="majorHAnsi" w:hAnsiTheme="majorHAnsi" w:cstheme="majorHAnsi"/>
          <w:bCs/>
        </w:rPr>
        <w:t>Node.js is built on the V8 JavaScript engine, which is the same engine used in Google Chrome. This provides Node.js with a high level of performance and allows us to handle a large number of concurrent connections.</w:t>
      </w:r>
    </w:p>
    <w:p w14:paraId="756AFBB4" w14:textId="09FD02F1" w:rsidR="00325008" w:rsidRDefault="007C6979" w:rsidP="007C6979">
      <w:pPr>
        <w:ind w:left="720"/>
        <w:rPr>
          <w:rFonts w:asciiTheme="majorHAnsi" w:hAnsiTheme="majorHAnsi" w:cstheme="majorHAnsi"/>
          <w:b/>
          <w:u w:val="single"/>
        </w:rPr>
      </w:pPr>
      <w:r w:rsidRPr="008F72E6">
        <w:rPr>
          <w:rFonts w:asciiTheme="majorHAnsi" w:hAnsiTheme="majorHAnsi" w:cstheme="majorHAnsi"/>
          <w:bCs/>
        </w:rPr>
        <w:t xml:space="preserve">Node.js is designed to be asynchronous and event-driven, which makes it well-suited for building high-performance, real-time applications, such as chat and gaming applications which is </w:t>
      </w:r>
      <w:r w:rsidR="00FF78DA" w:rsidRPr="008F72E6">
        <w:rPr>
          <w:rFonts w:asciiTheme="majorHAnsi" w:hAnsiTheme="majorHAnsi" w:cstheme="majorHAnsi"/>
          <w:bCs/>
        </w:rPr>
        <w:t>found suitable for the essence of our system</w:t>
      </w:r>
      <w:r w:rsidR="00D812FF" w:rsidRPr="008F72E6">
        <w:rPr>
          <w:rFonts w:asciiTheme="majorHAnsi" w:hAnsiTheme="majorHAnsi" w:cstheme="majorHAnsi"/>
          <w:bCs/>
        </w:rPr>
        <w:t xml:space="preserve"> [</w:t>
      </w:r>
      <w:r w:rsidR="008F72E6" w:rsidRPr="008F72E6">
        <w:rPr>
          <w:rFonts w:asciiTheme="majorHAnsi" w:hAnsiTheme="majorHAnsi" w:cstheme="majorHAnsi"/>
          <w:bCs/>
        </w:rPr>
        <w:t>9</w:t>
      </w:r>
      <w:r w:rsidR="00D812FF" w:rsidRPr="008F72E6">
        <w:rPr>
          <w:rFonts w:asciiTheme="majorHAnsi" w:hAnsiTheme="majorHAnsi" w:cstheme="majorHAnsi"/>
          <w:bCs/>
        </w:rPr>
        <w:t>]</w:t>
      </w:r>
      <w:r w:rsidR="00FF78DA" w:rsidRPr="008F72E6">
        <w:rPr>
          <w:rFonts w:asciiTheme="majorHAnsi" w:hAnsiTheme="majorHAnsi" w:cstheme="majorHAnsi"/>
          <w:bCs/>
        </w:rPr>
        <w:t>.</w:t>
      </w:r>
    </w:p>
    <w:p w14:paraId="4A667EBD" w14:textId="3AD30182" w:rsidR="00D052C4" w:rsidRPr="008F72E6" w:rsidRDefault="00D052C4" w:rsidP="007C6979">
      <w:pPr>
        <w:ind w:left="720"/>
        <w:rPr>
          <w:rFonts w:asciiTheme="majorHAnsi" w:hAnsiTheme="majorHAnsi" w:cstheme="majorHAnsi"/>
          <w:b/>
          <w:u w:val="single"/>
        </w:rPr>
      </w:pPr>
      <w:r>
        <w:rPr>
          <w:rFonts w:asciiTheme="majorHAnsi" w:hAnsiTheme="majorHAnsi" w:cstheme="majorHAnsi"/>
          <w:b/>
          <w:u w:val="single"/>
        </w:rPr>
        <w:t>Server Side and Database:</w:t>
      </w:r>
    </w:p>
    <w:p w14:paraId="7CFAEE25" w14:textId="22DF6471" w:rsidR="003879F4" w:rsidRPr="008F72E6" w:rsidRDefault="003879F4" w:rsidP="003879F4">
      <w:pPr>
        <w:ind w:firstLine="720"/>
        <w:rPr>
          <w:rFonts w:asciiTheme="majorHAnsi" w:hAnsiTheme="majorHAnsi" w:cstheme="majorHAnsi"/>
          <w:bCs/>
        </w:rPr>
      </w:pPr>
      <w:r w:rsidRPr="008F72E6">
        <w:rPr>
          <w:rFonts w:asciiTheme="majorHAnsi" w:hAnsiTheme="majorHAnsi" w:cstheme="majorHAnsi"/>
          <w:bCs/>
        </w:rPr>
        <w:t>The second part is our Server-Side and Database, we use 'Serverless'</w:t>
      </w:r>
    </w:p>
    <w:p w14:paraId="0BB74097" w14:textId="30908B5A" w:rsidR="003879F4" w:rsidRPr="008F72E6" w:rsidRDefault="003879F4" w:rsidP="003879F4">
      <w:pPr>
        <w:ind w:left="720"/>
        <w:rPr>
          <w:rFonts w:asciiTheme="majorHAnsi" w:hAnsiTheme="majorHAnsi" w:cstheme="majorHAnsi"/>
          <w:bCs/>
        </w:rPr>
      </w:pPr>
      <w:r w:rsidRPr="008F72E6">
        <w:rPr>
          <w:rFonts w:asciiTheme="majorHAnsi" w:hAnsiTheme="majorHAnsi" w:cstheme="majorHAnsi"/>
          <w:bCs/>
        </w:rPr>
        <w:t xml:space="preserve">Serverless refers to a cloud computing execution model in which the cloud provider is responsible for executing a piece of code by dynamically allocating the resources. </w:t>
      </w:r>
    </w:p>
    <w:p w14:paraId="343ED995" w14:textId="2D753858" w:rsidR="003879F4" w:rsidRPr="008F72E6" w:rsidRDefault="003879F4" w:rsidP="003879F4">
      <w:pPr>
        <w:ind w:left="720"/>
        <w:rPr>
          <w:rFonts w:asciiTheme="majorHAnsi" w:hAnsiTheme="majorHAnsi" w:cstheme="majorHAnsi"/>
          <w:bCs/>
        </w:rPr>
      </w:pPr>
      <w:r w:rsidRPr="008F72E6">
        <w:rPr>
          <w:rFonts w:asciiTheme="majorHAnsi" w:hAnsiTheme="majorHAnsi" w:cstheme="majorHAnsi"/>
          <w:bCs/>
        </w:rPr>
        <w:t xml:space="preserve">With serverless, we only needed to provide the code and the cloud provider took care of executing it, scaling it, and providing an infrastructure to run it. we only charged for the exact </w:t>
      </w:r>
      <w:r w:rsidR="005F4E79" w:rsidRPr="008F72E6">
        <w:rPr>
          <w:rFonts w:asciiTheme="majorHAnsi" w:hAnsiTheme="majorHAnsi" w:cstheme="majorHAnsi"/>
          <w:bCs/>
        </w:rPr>
        <w:t>number</w:t>
      </w:r>
      <w:r w:rsidRPr="008F72E6">
        <w:rPr>
          <w:rFonts w:asciiTheme="majorHAnsi" w:hAnsiTheme="majorHAnsi" w:cstheme="majorHAnsi"/>
          <w:bCs/>
        </w:rPr>
        <w:t xml:space="preserve"> of resources and time that the code is using.</w:t>
      </w:r>
    </w:p>
    <w:p w14:paraId="5098CAF5" w14:textId="0C638FDB" w:rsidR="003879F4" w:rsidRPr="008F72E6" w:rsidRDefault="003879F4" w:rsidP="003879F4">
      <w:pPr>
        <w:ind w:left="720"/>
        <w:rPr>
          <w:rFonts w:asciiTheme="majorHAnsi" w:hAnsiTheme="majorHAnsi" w:cstheme="majorHAnsi"/>
          <w:bCs/>
        </w:rPr>
      </w:pPr>
      <w:r w:rsidRPr="008F72E6">
        <w:rPr>
          <w:rFonts w:asciiTheme="majorHAnsi" w:hAnsiTheme="majorHAnsi" w:cstheme="majorHAnsi"/>
          <w:bCs/>
        </w:rPr>
        <w:t xml:space="preserve">Serverless automatically scaled our application to handle changes in traffic, so we didn’t need to manage additional servers. Serverless allowed us to build and deploy the system quickly and easily, without managing underlying infrastructure. Serverless provided security features, such as automatic patching and updates, encryption, and more, which helped us keep our application secure. Serverless architectures are event-driven, which means that our code only runs when a specific event occurs, such as a user rating a </w:t>
      </w:r>
      <w:r w:rsidR="004E4848" w:rsidRPr="008F72E6">
        <w:rPr>
          <w:rFonts w:asciiTheme="majorHAnsi" w:hAnsiTheme="majorHAnsi" w:cstheme="majorHAnsi"/>
          <w:bCs/>
        </w:rPr>
        <w:t>question</w:t>
      </w:r>
      <w:r w:rsidRPr="008F72E6">
        <w:rPr>
          <w:rFonts w:asciiTheme="majorHAnsi" w:hAnsiTheme="majorHAnsi" w:cstheme="majorHAnsi"/>
          <w:bCs/>
        </w:rPr>
        <w:t xml:space="preserve"> or </w:t>
      </w:r>
      <w:r w:rsidR="004E4848" w:rsidRPr="008F72E6">
        <w:rPr>
          <w:rFonts w:asciiTheme="majorHAnsi" w:hAnsiTheme="majorHAnsi" w:cstheme="majorHAnsi"/>
          <w:bCs/>
        </w:rPr>
        <w:t>answering a research question</w:t>
      </w:r>
      <w:r w:rsidRPr="008F72E6">
        <w:rPr>
          <w:rFonts w:asciiTheme="majorHAnsi" w:hAnsiTheme="majorHAnsi" w:cstheme="majorHAnsi"/>
          <w:bCs/>
        </w:rPr>
        <w:t xml:space="preserve">. </w:t>
      </w:r>
      <w:r w:rsidR="004E4848" w:rsidRPr="008F72E6">
        <w:rPr>
          <w:rFonts w:asciiTheme="majorHAnsi" w:hAnsiTheme="majorHAnsi" w:cstheme="majorHAnsi"/>
          <w:bCs/>
        </w:rPr>
        <w:t>This leads</w:t>
      </w:r>
      <w:r w:rsidRPr="008F72E6">
        <w:rPr>
          <w:rFonts w:asciiTheme="majorHAnsi" w:hAnsiTheme="majorHAnsi" w:cstheme="majorHAnsi"/>
          <w:bCs/>
        </w:rPr>
        <w:t xml:space="preserve"> to a more efficient use of resources. </w:t>
      </w:r>
    </w:p>
    <w:p w14:paraId="62927E7A" w14:textId="7957D652" w:rsidR="004E4848" w:rsidRDefault="004E4848" w:rsidP="003879F4">
      <w:pPr>
        <w:ind w:left="720"/>
        <w:rPr>
          <w:rFonts w:asciiTheme="majorHAnsi" w:hAnsiTheme="majorHAnsi" w:cstheme="majorHAnsi"/>
          <w:bCs/>
        </w:rPr>
      </w:pPr>
      <w:r w:rsidRPr="008F72E6">
        <w:rPr>
          <w:rFonts w:asciiTheme="majorHAnsi" w:hAnsiTheme="majorHAnsi" w:cstheme="majorHAnsi"/>
          <w:bCs/>
        </w:rPr>
        <w:lastRenderedPageBreak/>
        <w:t xml:space="preserve">We use </w:t>
      </w:r>
      <w:r w:rsidR="005F4E79" w:rsidRPr="008F72E6">
        <w:rPr>
          <w:rFonts w:asciiTheme="majorHAnsi" w:hAnsiTheme="majorHAnsi" w:cstheme="majorHAnsi"/>
          <w:bCs/>
        </w:rPr>
        <w:t>Firebase,</w:t>
      </w:r>
      <w:r w:rsidRPr="008F72E6">
        <w:rPr>
          <w:rFonts w:asciiTheme="majorHAnsi" w:hAnsiTheme="majorHAnsi" w:cstheme="majorHAnsi"/>
          <w:bCs/>
        </w:rPr>
        <w:t xml:space="preserve"> </w:t>
      </w:r>
      <w:r w:rsidR="005F4E79" w:rsidRPr="008F72E6">
        <w:rPr>
          <w:rFonts w:asciiTheme="majorHAnsi" w:hAnsiTheme="majorHAnsi" w:cstheme="majorHAnsi"/>
          <w:bCs/>
        </w:rPr>
        <w:t>it</w:t>
      </w:r>
      <w:r w:rsidRPr="008F72E6">
        <w:rPr>
          <w:rFonts w:asciiTheme="majorHAnsi" w:hAnsiTheme="majorHAnsi" w:cstheme="majorHAnsi"/>
          <w:bCs/>
        </w:rPr>
        <w:t xml:space="preserve"> is a platform that provides a variety of services for building and managing web and mobile applications, one of them is the Firebase Realtime Database, which is a cloud-hosted NoSQL database that allows developers to store and sync data across multiple clients in real-time. We used this database in a serverless architecture, which means that the cloud provider is responsible for executing the code and allocating the resources needed to run it, while we only needed to provide the code and the data</w:t>
      </w:r>
      <w:r w:rsidR="00D812FF" w:rsidRPr="008F72E6">
        <w:rPr>
          <w:rFonts w:asciiTheme="majorHAnsi" w:hAnsiTheme="majorHAnsi" w:cstheme="majorHAnsi"/>
          <w:bCs/>
        </w:rPr>
        <w:t xml:space="preserve"> [</w:t>
      </w:r>
      <w:r w:rsidR="008F72E6" w:rsidRPr="008F72E6">
        <w:rPr>
          <w:rFonts w:asciiTheme="majorHAnsi" w:hAnsiTheme="majorHAnsi" w:cstheme="majorHAnsi"/>
          <w:bCs/>
        </w:rPr>
        <w:t>10</w:t>
      </w:r>
      <w:r w:rsidR="00D812FF" w:rsidRPr="008F72E6">
        <w:rPr>
          <w:rFonts w:asciiTheme="majorHAnsi" w:hAnsiTheme="majorHAnsi" w:cstheme="majorHAnsi"/>
          <w:bCs/>
        </w:rPr>
        <w:t>]</w:t>
      </w:r>
      <w:r w:rsidRPr="008F72E6">
        <w:rPr>
          <w:rFonts w:asciiTheme="majorHAnsi" w:hAnsiTheme="majorHAnsi" w:cstheme="majorHAnsi"/>
          <w:bCs/>
        </w:rPr>
        <w:t>.</w:t>
      </w:r>
    </w:p>
    <w:p w14:paraId="39C5F08A" w14:textId="4EEDAFAF" w:rsidR="00D052C4" w:rsidRPr="00D052C4" w:rsidRDefault="00D052C4" w:rsidP="003879F4">
      <w:pPr>
        <w:ind w:left="720"/>
        <w:rPr>
          <w:rFonts w:asciiTheme="majorHAnsi" w:hAnsiTheme="majorHAnsi" w:cstheme="majorHAnsi"/>
          <w:b/>
          <w:u w:val="single"/>
        </w:rPr>
      </w:pPr>
      <w:r w:rsidRPr="00D052C4">
        <w:rPr>
          <w:rFonts w:asciiTheme="majorHAnsi" w:hAnsiTheme="majorHAnsi" w:cstheme="majorHAnsi"/>
          <w:b/>
          <w:u w:val="single"/>
        </w:rPr>
        <w:t>Cloud:</w:t>
      </w:r>
    </w:p>
    <w:p w14:paraId="43D1C720" w14:textId="6EBFF78F" w:rsidR="00D052C4" w:rsidRPr="00D052C4" w:rsidRDefault="004A0666" w:rsidP="00D052C4">
      <w:pPr>
        <w:ind w:left="720"/>
        <w:rPr>
          <w:rFonts w:asciiTheme="majorHAnsi" w:hAnsiTheme="majorHAnsi" w:cstheme="majorHAnsi"/>
          <w:bCs/>
        </w:rPr>
      </w:pPr>
      <w:r>
        <w:rPr>
          <w:rFonts w:asciiTheme="majorHAnsi" w:hAnsiTheme="majorHAnsi" w:cstheme="majorHAnsi"/>
          <w:bCs/>
        </w:rPr>
        <w:t xml:space="preserve">The third part is using a cloud that contains our app. </w:t>
      </w:r>
      <w:r w:rsidR="00D052C4">
        <w:rPr>
          <w:rFonts w:asciiTheme="majorHAnsi" w:hAnsiTheme="majorHAnsi" w:cstheme="majorHAnsi"/>
          <w:bCs/>
        </w:rPr>
        <w:t>We use '</w:t>
      </w:r>
      <w:r w:rsidR="00D052C4" w:rsidRPr="00D052C4">
        <w:rPr>
          <w:rFonts w:asciiTheme="majorHAnsi" w:hAnsiTheme="majorHAnsi" w:cstheme="majorHAnsi"/>
          <w:bCs/>
        </w:rPr>
        <w:t>Netlify</w:t>
      </w:r>
      <w:r w:rsidR="00D052C4">
        <w:rPr>
          <w:rFonts w:asciiTheme="majorHAnsi" w:hAnsiTheme="majorHAnsi" w:cstheme="majorHAnsi"/>
          <w:bCs/>
        </w:rPr>
        <w:t>' as a cloud for our app. Netlify</w:t>
      </w:r>
      <w:r w:rsidR="00D052C4" w:rsidRPr="00D052C4">
        <w:rPr>
          <w:rFonts w:asciiTheme="majorHAnsi" w:hAnsiTheme="majorHAnsi" w:cstheme="majorHAnsi"/>
          <w:bCs/>
        </w:rPr>
        <w:t xml:space="preserve"> is a popular cloud-based hosting and deployment platform for web applications, including React projects. It provides a fast, secure, and scalable infrastructure for deploying web applications with ease.</w:t>
      </w:r>
    </w:p>
    <w:p w14:paraId="61D0EFDD" w14:textId="77777777" w:rsidR="00D052C4" w:rsidRPr="00D052C4" w:rsidRDefault="00D052C4" w:rsidP="00D052C4">
      <w:pPr>
        <w:ind w:left="720"/>
        <w:rPr>
          <w:rFonts w:asciiTheme="majorHAnsi" w:hAnsiTheme="majorHAnsi" w:cstheme="majorHAnsi"/>
          <w:bCs/>
        </w:rPr>
      </w:pPr>
    </w:p>
    <w:p w14:paraId="278ED7F0" w14:textId="7B8A27B1" w:rsidR="00D052C4" w:rsidRPr="00D052C4" w:rsidRDefault="00D052C4" w:rsidP="00D052C4">
      <w:pPr>
        <w:ind w:left="720"/>
        <w:rPr>
          <w:rFonts w:asciiTheme="majorHAnsi" w:hAnsiTheme="majorHAnsi" w:cstheme="majorHAnsi"/>
          <w:bCs/>
        </w:rPr>
      </w:pPr>
      <w:r w:rsidRPr="00D052C4">
        <w:rPr>
          <w:rFonts w:asciiTheme="majorHAnsi" w:hAnsiTheme="majorHAnsi" w:cstheme="majorHAnsi"/>
          <w:bCs/>
        </w:rPr>
        <w:t xml:space="preserve">With Netlify, </w:t>
      </w:r>
      <w:r>
        <w:rPr>
          <w:rFonts w:asciiTheme="majorHAnsi" w:hAnsiTheme="majorHAnsi" w:cstheme="majorHAnsi"/>
          <w:bCs/>
        </w:rPr>
        <w:t>we</w:t>
      </w:r>
      <w:r w:rsidRPr="00D052C4">
        <w:rPr>
          <w:rFonts w:asciiTheme="majorHAnsi" w:hAnsiTheme="majorHAnsi" w:cstheme="majorHAnsi"/>
          <w:bCs/>
        </w:rPr>
        <w:t xml:space="preserve"> deploy </w:t>
      </w:r>
      <w:r>
        <w:rPr>
          <w:rFonts w:asciiTheme="majorHAnsi" w:hAnsiTheme="majorHAnsi" w:cstheme="majorHAnsi"/>
          <w:bCs/>
        </w:rPr>
        <w:t>our</w:t>
      </w:r>
      <w:r w:rsidRPr="00D052C4">
        <w:rPr>
          <w:rFonts w:asciiTheme="majorHAnsi" w:hAnsiTheme="majorHAnsi" w:cstheme="majorHAnsi"/>
          <w:bCs/>
        </w:rPr>
        <w:t xml:space="preserve"> </w:t>
      </w:r>
      <w:r>
        <w:rPr>
          <w:rFonts w:asciiTheme="majorHAnsi" w:hAnsiTheme="majorHAnsi" w:cstheme="majorHAnsi"/>
          <w:bCs/>
        </w:rPr>
        <w:t>app</w:t>
      </w:r>
      <w:r w:rsidRPr="00D052C4">
        <w:rPr>
          <w:rFonts w:asciiTheme="majorHAnsi" w:hAnsiTheme="majorHAnsi" w:cstheme="majorHAnsi"/>
          <w:bCs/>
        </w:rPr>
        <w:t xml:space="preserve"> by connecting it to </w:t>
      </w:r>
      <w:r>
        <w:rPr>
          <w:rFonts w:asciiTheme="majorHAnsi" w:hAnsiTheme="majorHAnsi" w:cstheme="majorHAnsi"/>
          <w:bCs/>
        </w:rPr>
        <w:t>our</w:t>
      </w:r>
      <w:r w:rsidRPr="00D052C4">
        <w:rPr>
          <w:rFonts w:asciiTheme="majorHAnsi" w:hAnsiTheme="majorHAnsi" w:cstheme="majorHAnsi"/>
          <w:bCs/>
        </w:rPr>
        <w:t xml:space="preserve"> Git repository. Netlify automatically builds and deploys </w:t>
      </w:r>
      <w:r>
        <w:rPr>
          <w:rFonts w:asciiTheme="majorHAnsi" w:hAnsiTheme="majorHAnsi" w:cstheme="majorHAnsi"/>
          <w:bCs/>
        </w:rPr>
        <w:t>our</w:t>
      </w:r>
      <w:r w:rsidRPr="00D052C4">
        <w:rPr>
          <w:rFonts w:asciiTheme="majorHAnsi" w:hAnsiTheme="majorHAnsi" w:cstheme="majorHAnsi"/>
          <w:bCs/>
        </w:rPr>
        <w:t xml:space="preserve"> project every time </w:t>
      </w:r>
      <w:r>
        <w:rPr>
          <w:rFonts w:asciiTheme="majorHAnsi" w:hAnsiTheme="majorHAnsi" w:cstheme="majorHAnsi"/>
          <w:bCs/>
        </w:rPr>
        <w:t>we</w:t>
      </w:r>
      <w:r w:rsidRPr="00D052C4">
        <w:rPr>
          <w:rFonts w:asciiTheme="majorHAnsi" w:hAnsiTheme="majorHAnsi" w:cstheme="majorHAnsi"/>
          <w:bCs/>
        </w:rPr>
        <w:t xml:space="preserve"> push a new commit, ensuring that </w:t>
      </w:r>
      <w:r>
        <w:rPr>
          <w:rFonts w:asciiTheme="majorHAnsi" w:hAnsiTheme="majorHAnsi" w:cstheme="majorHAnsi"/>
          <w:bCs/>
        </w:rPr>
        <w:t>our</w:t>
      </w:r>
      <w:r w:rsidRPr="00D052C4">
        <w:rPr>
          <w:rFonts w:asciiTheme="majorHAnsi" w:hAnsiTheme="majorHAnsi" w:cstheme="majorHAnsi"/>
          <w:bCs/>
        </w:rPr>
        <w:t xml:space="preserve"> app is always up-to-date and running smoothly.</w:t>
      </w:r>
    </w:p>
    <w:p w14:paraId="2DFEE62F" w14:textId="77777777" w:rsidR="00D052C4" w:rsidRPr="00D052C4" w:rsidRDefault="00D052C4" w:rsidP="00D052C4">
      <w:pPr>
        <w:ind w:left="720"/>
        <w:rPr>
          <w:rFonts w:asciiTheme="majorHAnsi" w:hAnsiTheme="majorHAnsi" w:cstheme="majorHAnsi"/>
          <w:bCs/>
        </w:rPr>
      </w:pPr>
    </w:p>
    <w:p w14:paraId="26D1644E" w14:textId="15E3CD0E" w:rsidR="00D052C4" w:rsidRPr="00D052C4" w:rsidRDefault="00D052C4" w:rsidP="00D052C4">
      <w:pPr>
        <w:ind w:left="720"/>
        <w:rPr>
          <w:rFonts w:asciiTheme="majorHAnsi" w:hAnsiTheme="majorHAnsi" w:cstheme="majorHAnsi"/>
          <w:bCs/>
        </w:rPr>
      </w:pPr>
      <w:r w:rsidRPr="00D052C4">
        <w:rPr>
          <w:rFonts w:asciiTheme="majorHAnsi" w:hAnsiTheme="majorHAnsi" w:cstheme="majorHAnsi"/>
          <w:bCs/>
        </w:rPr>
        <w:t xml:space="preserve">One of the key benefits of using Netlify is its continuous deployment feature, which eliminates the need for manual deployment and allows </w:t>
      </w:r>
      <w:r>
        <w:rPr>
          <w:rFonts w:asciiTheme="majorHAnsi" w:hAnsiTheme="majorHAnsi" w:cstheme="majorHAnsi"/>
          <w:bCs/>
        </w:rPr>
        <w:t>us</w:t>
      </w:r>
      <w:r w:rsidRPr="00D052C4">
        <w:rPr>
          <w:rFonts w:asciiTheme="majorHAnsi" w:hAnsiTheme="majorHAnsi" w:cstheme="majorHAnsi"/>
          <w:bCs/>
        </w:rPr>
        <w:t xml:space="preserve"> to focus on developing</w:t>
      </w:r>
      <w:r>
        <w:rPr>
          <w:rFonts w:asciiTheme="majorHAnsi" w:hAnsiTheme="majorHAnsi" w:cstheme="majorHAnsi"/>
          <w:bCs/>
        </w:rPr>
        <w:t xml:space="preserve"> our</w:t>
      </w:r>
      <w:r w:rsidRPr="00D052C4">
        <w:rPr>
          <w:rFonts w:asciiTheme="majorHAnsi" w:hAnsiTheme="majorHAnsi" w:cstheme="majorHAnsi"/>
          <w:bCs/>
        </w:rPr>
        <w:t xml:space="preserve"> app. </w:t>
      </w:r>
    </w:p>
    <w:p w14:paraId="114AB03D" w14:textId="1442AA81" w:rsidR="00D052C4" w:rsidRPr="008F72E6" w:rsidRDefault="00D052C4" w:rsidP="00D44B75">
      <w:pPr>
        <w:ind w:left="720"/>
        <w:rPr>
          <w:rFonts w:asciiTheme="majorHAnsi" w:hAnsiTheme="majorHAnsi" w:cstheme="majorHAnsi"/>
          <w:bCs/>
        </w:rPr>
      </w:pPr>
      <w:r w:rsidRPr="00D052C4">
        <w:rPr>
          <w:rFonts w:asciiTheme="majorHAnsi" w:hAnsiTheme="majorHAnsi" w:cstheme="majorHAnsi"/>
          <w:bCs/>
        </w:rPr>
        <w:t>Overall, Netlify is a powerful and flexible hosting and deployment platform that help</w:t>
      </w:r>
      <w:r w:rsidR="00D44B75">
        <w:rPr>
          <w:rFonts w:asciiTheme="majorHAnsi" w:hAnsiTheme="majorHAnsi" w:cstheme="majorHAnsi"/>
          <w:bCs/>
        </w:rPr>
        <w:t>s</w:t>
      </w:r>
      <w:r w:rsidRPr="00D052C4">
        <w:rPr>
          <w:rFonts w:asciiTheme="majorHAnsi" w:hAnsiTheme="majorHAnsi" w:cstheme="majorHAnsi"/>
          <w:bCs/>
        </w:rPr>
        <w:t xml:space="preserve"> </w:t>
      </w:r>
      <w:r w:rsidR="00D44B75">
        <w:rPr>
          <w:rFonts w:asciiTheme="majorHAnsi" w:hAnsiTheme="majorHAnsi" w:cstheme="majorHAnsi"/>
          <w:bCs/>
        </w:rPr>
        <w:t>us</w:t>
      </w:r>
      <w:r w:rsidRPr="00D052C4">
        <w:rPr>
          <w:rFonts w:asciiTheme="majorHAnsi" w:hAnsiTheme="majorHAnsi" w:cstheme="majorHAnsi"/>
          <w:bCs/>
        </w:rPr>
        <w:t xml:space="preserve"> streamline </w:t>
      </w:r>
      <w:r w:rsidR="00D44B75">
        <w:rPr>
          <w:rFonts w:asciiTheme="majorHAnsi" w:hAnsiTheme="majorHAnsi" w:cstheme="majorHAnsi"/>
          <w:bCs/>
        </w:rPr>
        <w:t>our app</w:t>
      </w:r>
      <w:r w:rsidRPr="00D052C4">
        <w:rPr>
          <w:rFonts w:asciiTheme="majorHAnsi" w:hAnsiTheme="majorHAnsi" w:cstheme="majorHAnsi"/>
          <w:bCs/>
        </w:rPr>
        <w:t xml:space="preserve"> development and deployment workflow.</w:t>
      </w:r>
    </w:p>
    <w:p w14:paraId="30213C3B" w14:textId="441B6CE1" w:rsidR="00D812FF" w:rsidRPr="008F72E6" w:rsidRDefault="00D812FF" w:rsidP="00325008">
      <w:pPr>
        <w:ind w:firstLine="360"/>
        <w:rPr>
          <w:rFonts w:asciiTheme="majorHAnsi" w:hAnsiTheme="majorHAnsi" w:cstheme="majorHAnsi"/>
          <w:bCs/>
        </w:rPr>
      </w:pPr>
    </w:p>
    <w:p w14:paraId="6B2CD9DD" w14:textId="3E6ADFC0" w:rsidR="00334F3A" w:rsidRPr="008F72E6" w:rsidRDefault="005F4E79" w:rsidP="00325008">
      <w:pPr>
        <w:ind w:firstLine="360"/>
        <w:rPr>
          <w:rFonts w:asciiTheme="majorHAnsi" w:hAnsiTheme="majorHAnsi" w:cstheme="majorHAnsi"/>
          <w:bCs/>
        </w:rPr>
      </w:pPr>
      <w:r w:rsidRPr="008F72E6">
        <w:rPr>
          <w:rFonts w:asciiTheme="majorHAnsi" w:hAnsiTheme="majorHAnsi" w:cstheme="majorHAnsi"/>
          <w:b/>
          <w:u w:val="single"/>
        </w:rPr>
        <w:t>Architecture Diagram</w:t>
      </w:r>
      <w:r w:rsidRPr="008F72E6">
        <w:rPr>
          <w:rFonts w:asciiTheme="majorHAnsi" w:hAnsiTheme="majorHAnsi" w:cstheme="majorHAnsi"/>
          <w:b/>
          <w:noProof/>
          <w:u w:val="single"/>
        </w:rPr>
        <w:t xml:space="preserve"> </w:t>
      </w:r>
      <w:r w:rsidRPr="008F72E6">
        <w:rPr>
          <w:rFonts w:asciiTheme="majorHAnsi" w:hAnsiTheme="majorHAnsi" w:cstheme="majorHAnsi"/>
          <w:b/>
          <w:noProof/>
          <w:u w:val="single"/>
        </w:rPr>
        <w:drawing>
          <wp:anchor distT="0" distB="0" distL="114300" distR="114300" simplePos="0" relativeHeight="251763712" behindDoc="1" locked="0" layoutInCell="1" allowOverlap="1" wp14:anchorId="677033D6" wp14:editId="56817BA5">
            <wp:simplePos x="0" y="0"/>
            <wp:positionH relativeFrom="column">
              <wp:posOffset>0</wp:posOffset>
            </wp:positionH>
            <wp:positionV relativeFrom="paragraph">
              <wp:posOffset>209550</wp:posOffset>
            </wp:positionV>
            <wp:extent cx="5162550" cy="3970020"/>
            <wp:effectExtent l="0" t="0" r="0" b="0"/>
            <wp:wrapTight wrapText="bothSides">
              <wp:wrapPolygon edited="0">
                <wp:start x="0" y="0"/>
                <wp:lineTo x="0" y="21455"/>
                <wp:lineTo x="21520" y="21455"/>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3E4C29" w14:textId="60FF12B0" w:rsidR="00334F3A" w:rsidRPr="008F72E6" w:rsidRDefault="00334F3A" w:rsidP="00325008">
      <w:pPr>
        <w:ind w:firstLine="360"/>
        <w:rPr>
          <w:rFonts w:asciiTheme="majorHAnsi" w:hAnsiTheme="majorHAnsi" w:cstheme="majorHAnsi"/>
          <w:bCs/>
        </w:rPr>
      </w:pPr>
    </w:p>
    <w:p w14:paraId="347CCEA4" w14:textId="33104837" w:rsidR="00C55FA7" w:rsidRPr="008F72E6" w:rsidRDefault="00C55FA7" w:rsidP="00325008">
      <w:pPr>
        <w:ind w:firstLine="360"/>
        <w:rPr>
          <w:rFonts w:asciiTheme="majorHAnsi" w:hAnsiTheme="majorHAnsi" w:cstheme="majorHAnsi"/>
          <w:bCs/>
        </w:rPr>
      </w:pPr>
    </w:p>
    <w:p w14:paraId="12AF2945" w14:textId="64CEF3E3" w:rsidR="00C55FA7" w:rsidRPr="008F72E6" w:rsidRDefault="00C55FA7" w:rsidP="00325008">
      <w:pPr>
        <w:ind w:firstLine="360"/>
        <w:rPr>
          <w:rFonts w:asciiTheme="majorHAnsi" w:hAnsiTheme="majorHAnsi" w:cstheme="majorHAnsi"/>
          <w:bCs/>
        </w:rPr>
      </w:pPr>
    </w:p>
    <w:p w14:paraId="726F31AA" w14:textId="2ED13DAC" w:rsidR="00C55FA7" w:rsidRPr="008F72E6" w:rsidRDefault="00C55FA7" w:rsidP="00325008">
      <w:pPr>
        <w:ind w:firstLine="360"/>
        <w:rPr>
          <w:rFonts w:asciiTheme="majorHAnsi" w:hAnsiTheme="majorHAnsi" w:cstheme="majorHAnsi"/>
          <w:bCs/>
        </w:rPr>
      </w:pPr>
    </w:p>
    <w:p w14:paraId="2C37AD27" w14:textId="6EFA7773" w:rsidR="00C55FA7" w:rsidRPr="008F72E6" w:rsidRDefault="00C55FA7" w:rsidP="00325008">
      <w:pPr>
        <w:ind w:firstLine="360"/>
        <w:rPr>
          <w:rFonts w:asciiTheme="majorHAnsi" w:hAnsiTheme="majorHAnsi" w:cstheme="majorHAnsi"/>
          <w:bCs/>
        </w:rPr>
      </w:pPr>
    </w:p>
    <w:p w14:paraId="19C55F28" w14:textId="43E0360E" w:rsidR="00C55FA7" w:rsidRPr="008F72E6" w:rsidRDefault="00C55FA7" w:rsidP="00325008">
      <w:pPr>
        <w:ind w:firstLine="360"/>
        <w:rPr>
          <w:rFonts w:asciiTheme="majorHAnsi" w:hAnsiTheme="majorHAnsi" w:cstheme="majorHAnsi"/>
          <w:bCs/>
        </w:rPr>
      </w:pPr>
    </w:p>
    <w:p w14:paraId="0B869D97" w14:textId="46586FEA" w:rsidR="00C55FA7" w:rsidRPr="008F72E6" w:rsidRDefault="00C55FA7" w:rsidP="00325008">
      <w:pPr>
        <w:ind w:firstLine="360"/>
        <w:rPr>
          <w:rFonts w:asciiTheme="majorHAnsi" w:hAnsiTheme="majorHAnsi" w:cstheme="majorHAnsi"/>
          <w:bCs/>
        </w:rPr>
      </w:pPr>
    </w:p>
    <w:p w14:paraId="49CA377A" w14:textId="6DBF2A7E" w:rsidR="00C55FA7" w:rsidRPr="008F72E6" w:rsidRDefault="00C55FA7" w:rsidP="00325008">
      <w:pPr>
        <w:ind w:firstLine="360"/>
        <w:rPr>
          <w:rFonts w:asciiTheme="majorHAnsi" w:hAnsiTheme="majorHAnsi" w:cstheme="majorHAnsi"/>
          <w:bCs/>
        </w:rPr>
      </w:pPr>
    </w:p>
    <w:p w14:paraId="59CE288C" w14:textId="54F6579A" w:rsidR="00C55FA7" w:rsidRPr="008F72E6" w:rsidRDefault="00C55FA7" w:rsidP="00325008">
      <w:pPr>
        <w:ind w:firstLine="360"/>
        <w:rPr>
          <w:rFonts w:asciiTheme="majorHAnsi" w:hAnsiTheme="majorHAnsi" w:cstheme="majorHAnsi"/>
          <w:bCs/>
        </w:rPr>
      </w:pPr>
    </w:p>
    <w:p w14:paraId="098B997F" w14:textId="4B8C5BDA" w:rsidR="00C55FA7" w:rsidRPr="008F72E6" w:rsidRDefault="00C55FA7" w:rsidP="00325008">
      <w:pPr>
        <w:ind w:firstLine="360"/>
        <w:rPr>
          <w:rFonts w:asciiTheme="majorHAnsi" w:hAnsiTheme="majorHAnsi" w:cstheme="majorHAnsi"/>
          <w:bCs/>
        </w:rPr>
      </w:pPr>
    </w:p>
    <w:p w14:paraId="62AC954E" w14:textId="11E8CCBF" w:rsidR="00C55FA7" w:rsidRPr="008F72E6" w:rsidRDefault="00C55FA7" w:rsidP="00325008">
      <w:pPr>
        <w:ind w:firstLine="360"/>
        <w:rPr>
          <w:rFonts w:asciiTheme="majorHAnsi" w:hAnsiTheme="majorHAnsi" w:cstheme="majorHAnsi"/>
          <w:bCs/>
        </w:rPr>
      </w:pPr>
    </w:p>
    <w:p w14:paraId="2B037515" w14:textId="3EAF7B39" w:rsidR="00C55FA7" w:rsidRPr="008F72E6" w:rsidRDefault="00C55FA7" w:rsidP="00325008">
      <w:pPr>
        <w:ind w:firstLine="360"/>
        <w:rPr>
          <w:rFonts w:asciiTheme="majorHAnsi" w:hAnsiTheme="majorHAnsi" w:cstheme="majorHAnsi"/>
          <w:bCs/>
        </w:rPr>
      </w:pPr>
    </w:p>
    <w:p w14:paraId="6D171651" w14:textId="29C00EBF" w:rsidR="00C55FA7" w:rsidRPr="008F72E6" w:rsidRDefault="00C55FA7" w:rsidP="00325008">
      <w:pPr>
        <w:ind w:firstLine="360"/>
        <w:rPr>
          <w:rFonts w:asciiTheme="majorHAnsi" w:hAnsiTheme="majorHAnsi" w:cstheme="majorHAnsi"/>
          <w:bCs/>
        </w:rPr>
      </w:pPr>
    </w:p>
    <w:p w14:paraId="48028FD3" w14:textId="255474B6" w:rsidR="00C55FA7" w:rsidRPr="008F72E6" w:rsidRDefault="00C55FA7" w:rsidP="00325008">
      <w:pPr>
        <w:ind w:firstLine="360"/>
        <w:rPr>
          <w:rFonts w:asciiTheme="majorHAnsi" w:hAnsiTheme="majorHAnsi" w:cstheme="majorHAnsi"/>
          <w:bCs/>
        </w:rPr>
      </w:pPr>
    </w:p>
    <w:p w14:paraId="340E228A" w14:textId="1D4FD95C" w:rsidR="00C55FA7" w:rsidRPr="008F72E6" w:rsidRDefault="00C55FA7" w:rsidP="00325008">
      <w:pPr>
        <w:ind w:firstLine="360"/>
        <w:rPr>
          <w:rFonts w:asciiTheme="majorHAnsi" w:hAnsiTheme="majorHAnsi" w:cstheme="majorHAnsi"/>
          <w:bCs/>
        </w:rPr>
      </w:pPr>
    </w:p>
    <w:p w14:paraId="1B524E01" w14:textId="3F873CF4" w:rsidR="00C55FA7" w:rsidRPr="008F72E6" w:rsidRDefault="00C55FA7" w:rsidP="00325008">
      <w:pPr>
        <w:ind w:firstLine="360"/>
        <w:rPr>
          <w:rFonts w:asciiTheme="majorHAnsi" w:hAnsiTheme="majorHAnsi" w:cstheme="majorHAnsi"/>
          <w:bCs/>
        </w:rPr>
      </w:pPr>
    </w:p>
    <w:p w14:paraId="423A2625" w14:textId="4BD63A8C" w:rsidR="00C55FA7" w:rsidRPr="008F72E6" w:rsidRDefault="00C55FA7" w:rsidP="00325008">
      <w:pPr>
        <w:ind w:firstLine="360"/>
        <w:rPr>
          <w:rFonts w:asciiTheme="majorHAnsi" w:hAnsiTheme="majorHAnsi" w:cstheme="majorHAnsi"/>
          <w:bCs/>
        </w:rPr>
      </w:pPr>
    </w:p>
    <w:p w14:paraId="7490F648" w14:textId="784517CC" w:rsidR="00C55FA7" w:rsidRPr="008F72E6" w:rsidRDefault="00C55FA7" w:rsidP="00325008">
      <w:pPr>
        <w:ind w:firstLine="360"/>
        <w:rPr>
          <w:rFonts w:asciiTheme="majorHAnsi" w:hAnsiTheme="majorHAnsi" w:cstheme="majorHAnsi"/>
          <w:bCs/>
        </w:rPr>
      </w:pPr>
    </w:p>
    <w:p w14:paraId="0DAEDFD4" w14:textId="2A2E8E18" w:rsidR="00C55FA7" w:rsidRPr="008F72E6" w:rsidRDefault="00C55FA7" w:rsidP="00325008">
      <w:pPr>
        <w:ind w:firstLine="360"/>
        <w:rPr>
          <w:rFonts w:asciiTheme="majorHAnsi" w:hAnsiTheme="majorHAnsi" w:cstheme="majorHAnsi"/>
          <w:bCs/>
        </w:rPr>
      </w:pPr>
    </w:p>
    <w:p w14:paraId="4E915C3D" w14:textId="570DF24E" w:rsidR="00C55FA7" w:rsidRPr="008F72E6" w:rsidRDefault="005F4E79" w:rsidP="00325008">
      <w:pPr>
        <w:ind w:firstLine="360"/>
        <w:rPr>
          <w:rFonts w:asciiTheme="majorHAnsi" w:hAnsiTheme="majorHAnsi" w:cstheme="majorHAnsi"/>
          <w:bCs/>
        </w:rPr>
      </w:pPr>
      <w:r w:rsidRPr="008F72E6">
        <w:rPr>
          <w:rFonts w:asciiTheme="majorHAnsi" w:hAnsiTheme="majorHAnsi" w:cstheme="majorHAnsi"/>
          <w:b/>
          <w:noProof/>
          <w:u w:val="single"/>
        </w:rPr>
        <mc:AlternateContent>
          <mc:Choice Requires="wps">
            <w:drawing>
              <wp:anchor distT="0" distB="0" distL="114300" distR="114300" simplePos="0" relativeHeight="251765760" behindDoc="0" locked="0" layoutInCell="1" allowOverlap="1" wp14:anchorId="781C8AF3" wp14:editId="639B77C2">
                <wp:simplePos x="0" y="0"/>
                <wp:positionH relativeFrom="column">
                  <wp:posOffset>1962150</wp:posOffset>
                </wp:positionH>
                <wp:positionV relativeFrom="paragraph">
                  <wp:posOffset>8890</wp:posOffset>
                </wp:positionV>
                <wp:extent cx="2108200" cy="314325"/>
                <wp:effectExtent l="0" t="0" r="6350" b="9525"/>
                <wp:wrapNone/>
                <wp:docPr id="7" name="Text Box 7"/>
                <wp:cNvGraphicFramePr/>
                <a:graphic xmlns:a="http://schemas.openxmlformats.org/drawingml/2006/main">
                  <a:graphicData uri="http://schemas.microsoft.com/office/word/2010/wordprocessingShape">
                    <wps:wsp>
                      <wps:cNvSpPr txBox="1"/>
                      <wps:spPr>
                        <a:xfrm>
                          <a:off x="0" y="0"/>
                          <a:ext cx="2108200" cy="314325"/>
                        </a:xfrm>
                        <a:prstGeom prst="rect">
                          <a:avLst/>
                        </a:prstGeom>
                        <a:solidFill>
                          <a:schemeClr val="lt1"/>
                        </a:solidFill>
                        <a:ln w="6350">
                          <a:noFill/>
                        </a:ln>
                      </wps:spPr>
                      <wps:txbx>
                        <w:txbxContent>
                          <w:p w14:paraId="62E969E6" w14:textId="0C26200C" w:rsidR="005F4E79" w:rsidRPr="007D0192" w:rsidRDefault="005F4E79" w:rsidP="005F4E79">
                            <w:pPr>
                              <w:jc w:val="center"/>
                            </w:pPr>
                            <w:r w:rsidRPr="004E23B9">
                              <w:rPr>
                                <w:b/>
                                <w:bCs/>
                              </w:rPr>
                              <w:t xml:space="preserve">Fig </w:t>
                            </w:r>
                            <w:r>
                              <w:rPr>
                                <w:b/>
                                <w:bCs/>
                              </w:rPr>
                              <w:t>2</w:t>
                            </w:r>
                            <w:r w:rsidRPr="004E23B9">
                              <w:rPr>
                                <w:b/>
                                <w:bCs/>
                              </w:rPr>
                              <w:t>:</w:t>
                            </w:r>
                            <w:r>
                              <w:t xml:space="preserve"> </w:t>
                            </w:r>
                            <w:r w:rsidRPr="00C9331E">
                              <w:rPr>
                                <w:rFonts w:asciiTheme="majorHAnsi" w:hAnsiTheme="majorHAnsi" w:cstheme="majorHAnsi"/>
                                <w:bCs/>
                                <w:sz w:val="24"/>
                                <w:szCs w:val="24"/>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8AF3" id="Text Box 7" o:spid="_x0000_s1027" type="#_x0000_t202" style="position:absolute;left:0;text-align:left;margin-left:154.5pt;margin-top:.7pt;width:166pt;height:2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" fillcolor="white [3201]" stroked="f" strokeweight=".5pt">
                <v:textbox>
                  <w:txbxContent>
                    <w:p w14:paraId="62E969E6" w14:textId="0C26200C" w:rsidR="005F4E79" w:rsidRPr="007D0192" w:rsidRDefault="005F4E79" w:rsidP="005F4E79">
                      <w:pPr>
                        <w:jc w:val="center"/>
                      </w:pPr>
                      <w:r w:rsidRPr="004E23B9">
                        <w:rPr>
                          <w:b/>
                          <w:bCs/>
                        </w:rPr>
                        <w:t xml:space="preserve">Fig </w:t>
                      </w:r>
                      <w:r>
                        <w:rPr>
                          <w:b/>
                          <w:bCs/>
                        </w:rPr>
                        <w:t>2</w:t>
                      </w:r>
                      <w:r w:rsidRPr="004E23B9">
                        <w:rPr>
                          <w:b/>
                          <w:bCs/>
                        </w:rPr>
                        <w:t>:</w:t>
                      </w:r>
                      <w:r>
                        <w:t xml:space="preserve"> </w:t>
                      </w:r>
                      <w:r w:rsidRPr="00C9331E">
                        <w:rPr>
                          <w:rFonts w:asciiTheme="majorHAnsi" w:hAnsiTheme="majorHAnsi" w:cstheme="majorHAnsi"/>
                          <w:bCs/>
                          <w:sz w:val="24"/>
                          <w:szCs w:val="24"/>
                        </w:rPr>
                        <w:t>Architecture Diagram</w:t>
                      </w:r>
                    </w:p>
                  </w:txbxContent>
                </v:textbox>
              </v:shape>
            </w:pict>
          </mc:Fallback>
        </mc:AlternateContent>
      </w:r>
    </w:p>
    <w:p w14:paraId="56675FE0" w14:textId="680331B3" w:rsidR="00334F3A" w:rsidRPr="008F72E6" w:rsidRDefault="00334F3A" w:rsidP="00325008">
      <w:pPr>
        <w:ind w:firstLine="360"/>
        <w:rPr>
          <w:rFonts w:asciiTheme="majorHAnsi" w:hAnsiTheme="majorHAnsi" w:cstheme="majorHAnsi"/>
          <w:bCs/>
        </w:rPr>
      </w:pPr>
    </w:p>
    <w:p w14:paraId="5D967C90" w14:textId="713586A9" w:rsidR="005F4E79" w:rsidRPr="008F72E6" w:rsidRDefault="005F4E79" w:rsidP="00325008">
      <w:pPr>
        <w:ind w:firstLine="360"/>
        <w:rPr>
          <w:rFonts w:asciiTheme="majorHAnsi" w:hAnsiTheme="majorHAnsi" w:cstheme="majorHAnsi"/>
          <w:bCs/>
        </w:rPr>
      </w:pPr>
    </w:p>
    <w:p w14:paraId="2D7C063E" w14:textId="0A085450" w:rsidR="005F4E79" w:rsidRPr="008F72E6" w:rsidRDefault="005F4E79" w:rsidP="00325008">
      <w:pPr>
        <w:ind w:firstLine="360"/>
        <w:rPr>
          <w:rFonts w:asciiTheme="majorHAnsi" w:hAnsiTheme="majorHAnsi" w:cstheme="majorHAnsi"/>
          <w:bCs/>
        </w:rPr>
      </w:pPr>
    </w:p>
    <w:p w14:paraId="7C974817" w14:textId="52B5A20D" w:rsidR="005F4E79" w:rsidRPr="008F72E6" w:rsidRDefault="005F4E79" w:rsidP="00325008">
      <w:pPr>
        <w:ind w:firstLine="360"/>
        <w:rPr>
          <w:rFonts w:asciiTheme="majorHAnsi" w:hAnsiTheme="majorHAnsi" w:cstheme="majorHAnsi"/>
          <w:bCs/>
        </w:rPr>
      </w:pPr>
    </w:p>
    <w:p w14:paraId="1D16A4C4" w14:textId="08BBB718" w:rsidR="005F4E79" w:rsidRPr="008F72E6" w:rsidRDefault="005F4E79" w:rsidP="00325008">
      <w:pPr>
        <w:ind w:firstLine="360"/>
        <w:rPr>
          <w:rFonts w:asciiTheme="majorHAnsi" w:hAnsiTheme="majorHAnsi" w:cstheme="majorHAnsi"/>
          <w:bCs/>
        </w:rPr>
      </w:pPr>
    </w:p>
    <w:p w14:paraId="246BB690" w14:textId="5347778C" w:rsidR="005F4E79" w:rsidRPr="008F72E6" w:rsidRDefault="005F4E79" w:rsidP="00325008">
      <w:pPr>
        <w:ind w:firstLine="360"/>
        <w:rPr>
          <w:rFonts w:asciiTheme="majorHAnsi" w:hAnsiTheme="majorHAnsi" w:cstheme="majorHAnsi"/>
          <w:bCs/>
        </w:rPr>
      </w:pPr>
    </w:p>
    <w:p w14:paraId="77C20967" w14:textId="69EFA28F" w:rsidR="005F4E79" w:rsidRPr="008F72E6" w:rsidRDefault="005F4E79" w:rsidP="00325008">
      <w:pPr>
        <w:ind w:firstLine="360"/>
        <w:rPr>
          <w:rFonts w:asciiTheme="majorHAnsi" w:hAnsiTheme="majorHAnsi" w:cstheme="majorHAnsi"/>
          <w:bCs/>
        </w:rPr>
      </w:pPr>
    </w:p>
    <w:p w14:paraId="293C48C1" w14:textId="08BFD0CF" w:rsidR="005F4E79" w:rsidRPr="008F72E6" w:rsidRDefault="005F4E79" w:rsidP="00325008">
      <w:pPr>
        <w:ind w:firstLine="360"/>
        <w:rPr>
          <w:rFonts w:asciiTheme="majorHAnsi" w:hAnsiTheme="majorHAnsi" w:cstheme="majorHAnsi"/>
          <w:bCs/>
        </w:rPr>
      </w:pPr>
    </w:p>
    <w:p w14:paraId="41BA4D9F" w14:textId="23409DFC" w:rsidR="005F4E79" w:rsidRPr="008F72E6" w:rsidRDefault="005F4E79" w:rsidP="00325008">
      <w:pPr>
        <w:ind w:firstLine="360"/>
        <w:rPr>
          <w:rFonts w:asciiTheme="majorHAnsi" w:hAnsiTheme="majorHAnsi" w:cstheme="majorHAnsi"/>
          <w:bCs/>
        </w:rPr>
      </w:pPr>
    </w:p>
    <w:p w14:paraId="00F9A27E" w14:textId="03DB7C5E" w:rsidR="005F4E79" w:rsidRPr="008F72E6" w:rsidRDefault="005F4E79" w:rsidP="00325008">
      <w:pPr>
        <w:ind w:firstLine="360"/>
        <w:rPr>
          <w:rFonts w:asciiTheme="majorHAnsi" w:hAnsiTheme="majorHAnsi" w:cstheme="majorHAnsi"/>
          <w:bCs/>
        </w:rPr>
      </w:pPr>
    </w:p>
    <w:p w14:paraId="163EC54B" w14:textId="0123947E" w:rsidR="005F4E79" w:rsidRPr="008F72E6" w:rsidRDefault="005F4E79" w:rsidP="00325008">
      <w:pPr>
        <w:ind w:firstLine="360"/>
        <w:rPr>
          <w:rFonts w:asciiTheme="majorHAnsi" w:hAnsiTheme="majorHAnsi" w:cstheme="majorHAnsi"/>
          <w:bCs/>
        </w:rPr>
      </w:pPr>
    </w:p>
    <w:p w14:paraId="4D04497F" w14:textId="3884611D" w:rsidR="005F4E79" w:rsidRPr="008F72E6" w:rsidRDefault="005F4E79" w:rsidP="00325008">
      <w:pPr>
        <w:ind w:firstLine="360"/>
        <w:rPr>
          <w:rFonts w:asciiTheme="majorHAnsi" w:hAnsiTheme="majorHAnsi" w:cstheme="majorHAnsi"/>
          <w:bCs/>
        </w:rPr>
      </w:pPr>
    </w:p>
    <w:p w14:paraId="498E7418" w14:textId="79089F65" w:rsidR="005F4E79" w:rsidRPr="008F72E6" w:rsidRDefault="005F4E79" w:rsidP="00325008">
      <w:pPr>
        <w:ind w:firstLine="360"/>
        <w:rPr>
          <w:rFonts w:asciiTheme="majorHAnsi" w:hAnsiTheme="majorHAnsi" w:cstheme="majorHAnsi"/>
          <w:bCs/>
        </w:rPr>
      </w:pPr>
    </w:p>
    <w:p w14:paraId="5AD7EE5C" w14:textId="28E02540" w:rsidR="005F4E79" w:rsidRPr="008F72E6" w:rsidRDefault="005F4E79" w:rsidP="00325008">
      <w:pPr>
        <w:ind w:firstLine="360"/>
        <w:rPr>
          <w:rFonts w:asciiTheme="majorHAnsi" w:hAnsiTheme="majorHAnsi" w:cstheme="majorHAnsi"/>
          <w:bCs/>
        </w:rPr>
      </w:pPr>
    </w:p>
    <w:p w14:paraId="226A009A" w14:textId="57A5CF36" w:rsidR="005F4E79" w:rsidRPr="008F72E6" w:rsidRDefault="005F4E79" w:rsidP="004A0666">
      <w:pPr>
        <w:rPr>
          <w:rFonts w:asciiTheme="majorHAnsi" w:hAnsiTheme="majorHAnsi" w:cstheme="majorHAnsi"/>
          <w:bCs/>
        </w:rPr>
      </w:pPr>
    </w:p>
    <w:p w14:paraId="0F0B3E76" w14:textId="3D67E14D" w:rsidR="005F4E79" w:rsidRPr="008F72E6" w:rsidRDefault="005F4E79" w:rsidP="00325008">
      <w:pPr>
        <w:ind w:firstLine="360"/>
        <w:rPr>
          <w:rFonts w:asciiTheme="majorHAnsi" w:hAnsiTheme="majorHAnsi" w:cstheme="majorHAnsi"/>
          <w:bCs/>
        </w:rPr>
      </w:pPr>
    </w:p>
    <w:p w14:paraId="553B15CC" w14:textId="77777777" w:rsidR="005F4E79" w:rsidRPr="008F72E6" w:rsidRDefault="005F4E79" w:rsidP="00325008">
      <w:pPr>
        <w:ind w:firstLine="360"/>
        <w:rPr>
          <w:rFonts w:asciiTheme="majorHAnsi" w:hAnsiTheme="majorHAnsi" w:cstheme="majorHAnsi"/>
          <w:bCs/>
        </w:rPr>
      </w:pPr>
    </w:p>
    <w:p w14:paraId="5F9EF81C" w14:textId="4EB33762" w:rsidR="00C55FA7" w:rsidRPr="008F72E6" w:rsidRDefault="00334F3A" w:rsidP="005F4E79">
      <w:pPr>
        <w:numPr>
          <w:ilvl w:val="0"/>
          <w:numId w:val="5"/>
        </w:numPr>
        <w:pBdr>
          <w:top w:val="nil"/>
          <w:left w:val="nil"/>
          <w:bottom w:val="nil"/>
          <w:right w:val="nil"/>
          <w:between w:val="nil"/>
        </w:pBdr>
        <w:rPr>
          <w:rFonts w:asciiTheme="majorHAnsi" w:hAnsiTheme="majorHAnsi" w:cstheme="majorHAnsi"/>
          <w:b/>
          <w:color w:val="000000"/>
          <w:u w:val="single"/>
        </w:rPr>
      </w:pPr>
      <w:r w:rsidRPr="008F72E6">
        <w:rPr>
          <w:rFonts w:asciiTheme="majorHAnsi" w:hAnsiTheme="majorHAnsi" w:cstheme="majorHAnsi"/>
          <w:b/>
          <w:color w:val="000000"/>
          <w:u w:val="single"/>
        </w:rPr>
        <w:t>Product</w:t>
      </w:r>
    </w:p>
    <w:p w14:paraId="4F870855" w14:textId="2DC21D89" w:rsidR="00BB2F3A" w:rsidRPr="008F72E6" w:rsidRDefault="00334F3A" w:rsidP="00BB2F3A">
      <w:pPr>
        <w:ind w:firstLine="720"/>
        <w:rPr>
          <w:rFonts w:asciiTheme="majorHAnsi" w:hAnsiTheme="majorHAnsi" w:cstheme="majorHAnsi"/>
          <w:b/>
          <w:u w:val="single"/>
        </w:rPr>
      </w:pPr>
      <w:r w:rsidRPr="008F72E6">
        <w:rPr>
          <w:rFonts w:asciiTheme="majorHAnsi" w:hAnsiTheme="majorHAnsi" w:cstheme="majorHAnsi"/>
          <w:b/>
          <w:u w:val="single"/>
        </w:rPr>
        <w:t>5.</w:t>
      </w:r>
      <w:r w:rsidR="005F4E79" w:rsidRPr="008F72E6">
        <w:rPr>
          <w:rFonts w:asciiTheme="majorHAnsi" w:hAnsiTheme="majorHAnsi" w:cstheme="majorHAnsi"/>
          <w:b/>
          <w:u w:val="single"/>
        </w:rPr>
        <w:t>1</w:t>
      </w:r>
      <w:r w:rsidR="00435157" w:rsidRPr="008F72E6">
        <w:rPr>
          <w:rFonts w:asciiTheme="majorHAnsi" w:hAnsiTheme="majorHAnsi" w:cstheme="majorHAnsi"/>
          <w:b/>
          <w:u w:val="single"/>
        </w:rPr>
        <w:t xml:space="preserve"> Activity Diagram</w:t>
      </w:r>
    </w:p>
    <w:p w14:paraId="3938B426" w14:textId="489F09D0" w:rsidR="00036092" w:rsidRPr="008F72E6" w:rsidRDefault="00334F3A" w:rsidP="00325008">
      <w:pPr>
        <w:ind w:left="720" w:firstLine="720"/>
        <w:rPr>
          <w:rFonts w:asciiTheme="majorHAnsi" w:hAnsiTheme="majorHAnsi" w:cstheme="majorHAnsi"/>
          <w:b/>
          <w:u w:val="single"/>
        </w:rPr>
      </w:pPr>
      <w:r w:rsidRPr="008F72E6">
        <w:rPr>
          <w:rFonts w:asciiTheme="majorHAnsi" w:hAnsiTheme="majorHAnsi" w:cstheme="majorHAnsi"/>
          <w:b/>
          <w:u w:val="single"/>
        </w:rPr>
        <w:t>5.</w:t>
      </w:r>
      <w:r w:rsidR="005F4E79" w:rsidRPr="008F72E6">
        <w:rPr>
          <w:rFonts w:asciiTheme="majorHAnsi" w:hAnsiTheme="majorHAnsi" w:cstheme="majorHAnsi"/>
          <w:b/>
          <w:u w:val="single"/>
        </w:rPr>
        <w:t>1</w:t>
      </w:r>
      <w:r w:rsidRPr="008F72E6">
        <w:rPr>
          <w:rFonts w:asciiTheme="majorHAnsi" w:hAnsiTheme="majorHAnsi" w:cstheme="majorHAnsi"/>
          <w:b/>
          <w:u w:val="single"/>
        </w:rPr>
        <w:t>.1</w:t>
      </w:r>
      <w:r w:rsidR="00414C21" w:rsidRPr="008F72E6">
        <w:rPr>
          <w:rFonts w:asciiTheme="majorHAnsi" w:hAnsiTheme="majorHAnsi" w:cstheme="majorHAnsi"/>
          <w:b/>
          <w:u w:val="single"/>
        </w:rPr>
        <w:t xml:space="preserve"> </w:t>
      </w:r>
      <w:r w:rsidR="00036092" w:rsidRPr="008F72E6">
        <w:rPr>
          <w:rFonts w:asciiTheme="majorHAnsi" w:hAnsiTheme="majorHAnsi" w:cstheme="majorHAnsi"/>
          <w:b/>
          <w:u w:val="single"/>
        </w:rPr>
        <w:t>Login</w:t>
      </w:r>
    </w:p>
    <w:p w14:paraId="4F63D7E4" w14:textId="77777777" w:rsidR="00036092" w:rsidRPr="008F72E6" w:rsidRDefault="00BB2671">
      <w:pPr>
        <w:ind w:firstLine="360"/>
        <w:rPr>
          <w:rFonts w:asciiTheme="majorHAnsi" w:hAnsiTheme="majorHAnsi" w:cstheme="majorHAnsi"/>
          <w:b/>
          <w:u w:val="single"/>
        </w:rPr>
      </w:pPr>
      <w:r w:rsidRPr="008F72E6">
        <w:rPr>
          <w:rFonts w:asciiTheme="majorHAnsi" w:hAnsiTheme="majorHAnsi" w:cstheme="majorHAnsi"/>
          <w:noProof/>
          <w:rtl/>
        </w:rPr>
        <mc:AlternateContent>
          <mc:Choice Requires="wps">
            <w:drawing>
              <wp:anchor distT="45720" distB="45720" distL="114300" distR="114300" simplePos="0" relativeHeight="251682816" behindDoc="0" locked="0" layoutInCell="1" allowOverlap="1" wp14:anchorId="13761CA8" wp14:editId="2BE5A2AC">
                <wp:simplePos x="0" y="0"/>
                <wp:positionH relativeFrom="column">
                  <wp:posOffset>988695</wp:posOffset>
                </wp:positionH>
                <wp:positionV relativeFrom="paragraph">
                  <wp:posOffset>76200</wp:posOffset>
                </wp:positionV>
                <wp:extent cx="4039235" cy="1404620"/>
                <wp:effectExtent l="0" t="0" r="0" b="0"/>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039235" cy="1404620"/>
                        </a:xfrm>
                        <a:prstGeom prst="rect">
                          <a:avLst/>
                        </a:prstGeom>
                        <a:solidFill>
                          <a:srgbClr val="FFFFFF"/>
                        </a:solidFill>
                        <a:ln w="9525">
                          <a:noFill/>
                          <a:miter lim="800000"/>
                          <a:headEnd/>
                          <a:tailEnd/>
                        </a:ln>
                      </wps:spPr>
                      <wps:txbx>
                        <w:txbxContent>
                          <w:p w14:paraId="06C42BE1" w14:textId="77777777" w:rsidR="00D7774E" w:rsidRPr="00BB2671" w:rsidRDefault="00D7774E" w:rsidP="00BB2671">
                            <w:pPr>
                              <w:pStyle w:val="ListParagraph"/>
                              <w:numPr>
                                <w:ilvl w:val="0"/>
                                <w:numId w:val="16"/>
                              </w:numPr>
                              <w:rPr>
                                <w:color w:val="000000"/>
                                <w:sz w:val="26"/>
                                <w:szCs w:val="26"/>
                              </w:rPr>
                            </w:pPr>
                            <w:r w:rsidRPr="00BB2671">
                              <w:rPr>
                                <w:color w:val="000000"/>
                                <w:sz w:val="26"/>
                                <w:szCs w:val="26"/>
                              </w:rPr>
                              <w:t xml:space="preserve">The </w:t>
                            </w:r>
                            <w:r w:rsidRPr="007C67F3">
                              <w:rPr>
                                <w:color w:val="000000"/>
                                <w:sz w:val="26"/>
                                <w:szCs w:val="26"/>
                              </w:rPr>
                              <w:t>user inserts the login details.</w:t>
                            </w:r>
                          </w:p>
                          <w:p w14:paraId="2ED412FB" w14:textId="2CC5311C" w:rsidR="00D7774E" w:rsidRPr="00BB2671" w:rsidRDefault="00D7774E" w:rsidP="00BB2671">
                            <w:pPr>
                              <w:pStyle w:val="ListParagraph"/>
                              <w:numPr>
                                <w:ilvl w:val="0"/>
                                <w:numId w:val="16"/>
                              </w:numPr>
                              <w:rPr>
                                <w:color w:val="000000"/>
                                <w:sz w:val="26"/>
                                <w:szCs w:val="26"/>
                              </w:rPr>
                            </w:pPr>
                            <w:r w:rsidRPr="00BB2671">
                              <w:rPr>
                                <w:color w:val="000000"/>
                                <w:sz w:val="26"/>
                                <w:szCs w:val="26"/>
                              </w:rPr>
                              <w:t>The system</w:t>
                            </w:r>
                            <w:r w:rsidRPr="007C67F3">
                              <w:rPr>
                                <w:color w:val="000000"/>
                                <w:sz w:val="26"/>
                                <w:szCs w:val="26"/>
                              </w:rPr>
                              <w:t xml:space="preserve"> checks if the details </w:t>
                            </w:r>
                            <w:r w:rsidR="00C9331E" w:rsidRPr="007C67F3">
                              <w:rPr>
                                <w:color w:val="000000"/>
                                <w:sz w:val="26"/>
                                <w:szCs w:val="26"/>
                              </w:rPr>
                              <w:t>are</w:t>
                            </w:r>
                            <w:r w:rsidRPr="007C67F3">
                              <w:rPr>
                                <w:color w:val="000000"/>
                                <w:sz w:val="26"/>
                                <w:szCs w:val="26"/>
                              </w:rPr>
                              <w:t xml:space="preserve"> correct.</w:t>
                            </w:r>
                          </w:p>
                          <w:p w14:paraId="18E90286" w14:textId="714FB4BA" w:rsidR="00D7774E" w:rsidRPr="00BB2671" w:rsidRDefault="00D7774E" w:rsidP="00BB2671">
                            <w:pPr>
                              <w:pStyle w:val="ListParagraph"/>
                              <w:numPr>
                                <w:ilvl w:val="0"/>
                                <w:numId w:val="16"/>
                              </w:numPr>
                              <w:rPr>
                                <w:color w:val="000000"/>
                                <w:sz w:val="26"/>
                                <w:szCs w:val="26"/>
                              </w:rPr>
                            </w:pPr>
                            <w:r w:rsidRPr="00BB2671">
                              <w:rPr>
                                <w:color w:val="000000"/>
                                <w:sz w:val="26"/>
                                <w:szCs w:val="26"/>
                              </w:rPr>
                              <w:t xml:space="preserve">If </w:t>
                            </w:r>
                            <w:r>
                              <w:rPr>
                                <w:color w:val="000000"/>
                                <w:sz w:val="26"/>
                                <w:szCs w:val="26"/>
                              </w:rPr>
                              <w:t>the</w:t>
                            </w:r>
                            <w:r w:rsidRPr="007C67F3">
                              <w:rPr>
                                <w:color w:val="000000"/>
                                <w:sz w:val="26"/>
                                <w:szCs w:val="26"/>
                              </w:rPr>
                              <w:t xml:space="preserve"> details </w:t>
                            </w:r>
                            <w:r>
                              <w:rPr>
                                <w:color w:val="000000"/>
                                <w:sz w:val="26"/>
                                <w:szCs w:val="26"/>
                              </w:rPr>
                              <w:t xml:space="preserve">are </w:t>
                            </w:r>
                            <w:r w:rsidRPr="007C67F3">
                              <w:rPr>
                                <w:color w:val="000000"/>
                                <w:sz w:val="26"/>
                                <w:szCs w:val="26"/>
                              </w:rPr>
                              <w:t xml:space="preserve">incorrect </w:t>
                            </w:r>
                            <w:r w:rsidR="00DF7A1F">
                              <w:rPr>
                                <w:color w:val="000000"/>
                                <w:sz w:val="26"/>
                                <w:szCs w:val="26"/>
                              </w:rPr>
                              <w:t>moves</w:t>
                            </w:r>
                            <w:r w:rsidRPr="007C67F3">
                              <w:rPr>
                                <w:color w:val="000000"/>
                                <w:sz w:val="26"/>
                                <w:szCs w:val="26"/>
                              </w:rPr>
                              <w:t xml:space="preserve"> to</w:t>
                            </w:r>
                            <w:r w:rsidR="00DF7A1F">
                              <w:rPr>
                                <w:color w:val="000000"/>
                                <w:sz w:val="26"/>
                                <w:szCs w:val="26"/>
                              </w:rPr>
                              <w:t xml:space="preserve"> </w:t>
                            </w:r>
                            <w:r>
                              <w:rPr>
                                <w:color w:val="000000"/>
                                <w:sz w:val="26"/>
                                <w:szCs w:val="26"/>
                              </w:rPr>
                              <w:t>step 1</w:t>
                            </w:r>
                            <w:r w:rsidRPr="007C67F3">
                              <w:rPr>
                                <w:color w:val="000000"/>
                                <w:sz w:val="26"/>
                                <w:szCs w:val="26"/>
                              </w:rPr>
                              <w:t>.</w:t>
                            </w:r>
                          </w:p>
                          <w:p w14:paraId="3E129244" w14:textId="2D9F15AF" w:rsidR="00D7774E" w:rsidRPr="00BB2671" w:rsidRDefault="00C9331E" w:rsidP="00BB2671">
                            <w:pPr>
                              <w:pStyle w:val="ListParagraph"/>
                              <w:numPr>
                                <w:ilvl w:val="0"/>
                                <w:numId w:val="16"/>
                              </w:numPr>
                              <w:rPr>
                                <w:color w:val="000000"/>
                                <w:sz w:val="26"/>
                                <w:szCs w:val="26"/>
                              </w:rPr>
                            </w:pPr>
                            <w:r>
                              <w:rPr>
                                <w:color w:val="000000"/>
                                <w:sz w:val="26"/>
                                <w:szCs w:val="26"/>
                              </w:rPr>
                              <w:t>If the details are correct s</w:t>
                            </w:r>
                            <w:r w:rsidR="00D7774E" w:rsidRPr="00BB2671">
                              <w:rPr>
                                <w:color w:val="000000"/>
                                <w:sz w:val="26"/>
                                <w:szCs w:val="26"/>
                              </w:rPr>
                              <w:t xml:space="preserve">how </w:t>
                            </w:r>
                            <w:r w:rsidR="00D7774E" w:rsidRPr="007C67F3">
                              <w:rPr>
                                <w:color w:val="000000"/>
                                <w:sz w:val="26"/>
                                <w:szCs w:val="26"/>
                              </w:rPr>
                              <w:t xml:space="preserve">the </w:t>
                            </w:r>
                            <w:r>
                              <w:rPr>
                                <w:color w:val="000000"/>
                                <w:sz w:val="26"/>
                                <w:szCs w:val="26"/>
                              </w:rPr>
                              <w:t>play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61CA8" id="תיבת טקסט 2" o:spid="_x0000_s1028" type="#_x0000_t202" style="position:absolute;left:0;text-align:left;margin-left:77.85pt;margin-top:6pt;width:318.05pt;height:110.6pt;flip:x;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" stroked="f">
                <v:textbox style="mso-fit-shape-to-text:t">
                  <w:txbxContent>
                    <w:p w14:paraId="06C42BE1" w14:textId="77777777" w:rsidR="00D7774E" w:rsidRPr="00BB2671" w:rsidRDefault="00D7774E" w:rsidP="00BB2671">
                      <w:pPr>
                        <w:pStyle w:val="ListParagraph"/>
                        <w:numPr>
                          <w:ilvl w:val="0"/>
                          <w:numId w:val="16"/>
                        </w:numPr>
                        <w:rPr>
                          <w:color w:val="000000"/>
                          <w:sz w:val="26"/>
                          <w:szCs w:val="26"/>
                        </w:rPr>
                      </w:pPr>
                      <w:r w:rsidRPr="00BB2671">
                        <w:rPr>
                          <w:color w:val="000000"/>
                          <w:sz w:val="26"/>
                          <w:szCs w:val="26"/>
                        </w:rPr>
                        <w:t xml:space="preserve">The </w:t>
                      </w:r>
                      <w:r w:rsidRPr="007C67F3">
                        <w:rPr>
                          <w:color w:val="000000"/>
                          <w:sz w:val="26"/>
                          <w:szCs w:val="26"/>
                        </w:rPr>
                        <w:t>user inserts the login details.</w:t>
                      </w:r>
                    </w:p>
                    <w:p w14:paraId="2ED412FB" w14:textId="2CC5311C" w:rsidR="00D7774E" w:rsidRPr="00BB2671" w:rsidRDefault="00D7774E" w:rsidP="00BB2671">
                      <w:pPr>
                        <w:pStyle w:val="ListParagraph"/>
                        <w:numPr>
                          <w:ilvl w:val="0"/>
                          <w:numId w:val="16"/>
                        </w:numPr>
                        <w:rPr>
                          <w:color w:val="000000"/>
                          <w:sz w:val="26"/>
                          <w:szCs w:val="26"/>
                        </w:rPr>
                      </w:pPr>
                      <w:r w:rsidRPr="00BB2671">
                        <w:rPr>
                          <w:color w:val="000000"/>
                          <w:sz w:val="26"/>
                          <w:szCs w:val="26"/>
                        </w:rPr>
                        <w:t>The system</w:t>
                      </w:r>
                      <w:r w:rsidRPr="007C67F3">
                        <w:rPr>
                          <w:color w:val="000000"/>
                          <w:sz w:val="26"/>
                          <w:szCs w:val="26"/>
                        </w:rPr>
                        <w:t xml:space="preserve"> checks if the details </w:t>
                      </w:r>
                      <w:r w:rsidR="00C9331E" w:rsidRPr="007C67F3">
                        <w:rPr>
                          <w:color w:val="000000"/>
                          <w:sz w:val="26"/>
                          <w:szCs w:val="26"/>
                        </w:rPr>
                        <w:t>are</w:t>
                      </w:r>
                      <w:r w:rsidRPr="007C67F3">
                        <w:rPr>
                          <w:color w:val="000000"/>
                          <w:sz w:val="26"/>
                          <w:szCs w:val="26"/>
                        </w:rPr>
                        <w:t xml:space="preserve"> correct.</w:t>
                      </w:r>
                    </w:p>
                    <w:p w14:paraId="18E90286" w14:textId="714FB4BA" w:rsidR="00D7774E" w:rsidRPr="00BB2671" w:rsidRDefault="00D7774E" w:rsidP="00BB2671">
                      <w:pPr>
                        <w:pStyle w:val="ListParagraph"/>
                        <w:numPr>
                          <w:ilvl w:val="0"/>
                          <w:numId w:val="16"/>
                        </w:numPr>
                        <w:rPr>
                          <w:color w:val="000000"/>
                          <w:sz w:val="26"/>
                          <w:szCs w:val="26"/>
                        </w:rPr>
                      </w:pPr>
                      <w:r w:rsidRPr="00BB2671">
                        <w:rPr>
                          <w:color w:val="000000"/>
                          <w:sz w:val="26"/>
                          <w:szCs w:val="26"/>
                        </w:rPr>
                        <w:t xml:space="preserve">If </w:t>
                      </w:r>
                      <w:r>
                        <w:rPr>
                          <w:color w:val="000000"/>
                          <w:sz w:val="26"/>
                          <w:szCs w:val="26"/>
                        </w:rPr>
                        <w:t>the</w:t>
                      </w:r>
                      <w:r w:rsidRPr="007C67F3">
                        <w:rPr>
                          <w:color w:val="000000"/>
                          <w:sz w:val="26"/>
                          <w:szCs w:val="26"/>
                        </w:rPr>
                        <w:t xml:space="preserve"> details </w:t>
                      </w:r>
                      <w:r>
                        <w:rPr>
                          <w:color w:val="000000"/>
                          <w:sz w:val="26"/>
                          <w:szCs w:val="26"/>
                        </w:rPr>
                        <w:t xml:space="preserve">are </w:t>
                      </w:r>
                      <w:r w:rsidRPr="007C67F3">
                        <w:rPr>
                          <w:color w:val="000000"/>
                          <w:sz w:val="26"/>
                          <w:szCs w:val="26"/>
                        </w:rPr>
                        <w:t xml:space="preserve">incorrect </w:t>
                      </w:r>
                      <w:r w:rsidR="00DF7A1F">
                        <w:rPr>
                          <w:color w:val="000000"/>
                          <w:sz w:val="26"/>
                          <w:szCs w:val="26"/>
                        </w:rPr>
                        <w:t>moves</w:t>
                      </w:r>
                      <w:r w:rsidRPr="007C67F3">
                        <w:rPr>
                          <w:color w:val="000000"/>
                          <w:sz w:val="26"/>
                          <w:szCs w:val="26"/>
                        </w:rPr>
                        <w:t xml:space="preserve"> to</w:t>
                      </w:r>
                      <w:r w:rsidR="00DF7A1F">
                        <w:rPr>
                          <w:color w:val="000000"/>
                          <w:sz w:val="26"/>
                          <w:szCs w:val="26"/>
                        </w:rPr>
                        <w:t xml:space="preserve"> </w:t>
                      </w:r>
                      <w:r>
                        <w:rPr>
                          <w:color w:val="000000"/>
                          <w:sz w:val="26"/>
                          <w:szCs w:val="26"/>
                        </w:rPr>
                        <w:t>step 1</w:t>
                      </w:r>
                      <w:r w:rsidRPr="007C67F3">
                        <w:rPr>
                          <w:color w:val="000000"/>
                          <w:sz w:val="26"/>
                          <w:szCs w:val="26"/>
                        </w:rPr>
                        <w:t>.</w:t>
                      </w:r>
                    </w:p>
                    <w:p w14:paraId="3E129244" w14:textId="2D9F15AF" w:rsidR="00D7774E" w:rsidRPr="00BB2671" w:rsidRDefault="00C9331E" w:rsidP="00BB2671">
                      <w:pPr>
                        <w:pStyle w:val="ListParagraph"/>
                        <w:numPr>
                          <w:ilvl w:val="0"/>
                          <w:numId w:val="16"/>
                        </w:numPr>
                        <w:rPr>
                          <w:color w:val="000000"/>
                          <w:sz w:val="26"/>
                          <w:szCs w:val="26"/>
                        </w:rPr>
                      </w:pPr>
                      <w:r>
                        <w:rPr>
                          <w:color w:val="000000"/>
                          <w:sz w:val="26"/>
                          <w:szCs w:val="26"/>
                        </w:rPr>
                        <w:t>If the details are correct s</w:t>
                      </w:r>
                      <w:r w:rsidR="00D7774E" w:rsidRPr="00BB2671">
                        <w:rPr>
                          <w:color w:val="000000"/>
                          <w:sz w:val="26"/>
                          <w:szCs w:val="26"/>
                        </w:rPr>
                        <w:t xml:space="preserve">how </w:t>
                      </w:r>
                      <w:r w:rsidR="00D7774E" w:rsidRPr="007C67F3">
                        <w:rPr>
                          <w:color w:val="000000"/>
                          <w:sz w:val="26"/>
                          <w:szCs w:val="26"/>
                        </w:rPr>
                        <w:t xml:space="preserve">the </w:t>
                      </w:r>
                      <w:r>
                        <w:rPr>
                          <w:color w:val="000000"/>
                          <w:sz w:val="26"/>
                          <w:szCs w:val="26"/>
                        </w:rPr>
                        <w:t>play screen.</w:t>
                      </w:r>
                    </w:p>
                  </w:txbxContent>
                </v:textbox>
                <w10:wrap type="square"/>
              </v:shape>
            </w:pict>
          </mc:Fallback>
        </mc:AlternateContent>
      </w:r>
    </w:p>
    <w:p w14:paraId="445E279C" w14:textId="77777777" w:rsidR="00036092" w:rsidRPr="008F72E6" w:rsidRDefault="00036092" w:rsidP="00036092">
      <w:pPr>
        <w:spacing w:line="240" w:lineRule="auto"/>
        <w:ind w:left="720"/>
        <w:rPr>
          <w:rFonts w:asciiTheme="majorHAnsi" w:hAnsiTheme="majorHAnsi" w:cstheme="majorHAnsi"/>
          <w:color w:val="000000"/>
        </w:rPr>
      </w:pPr>
    </w:p>
    <w:p w14:paraId="6B226715" w14:textId="77777777" w:rsidR="00414C21" w:rsidRPr="008F72E6" w:rsidRDefault="00414C21">
      <w:pPr>
        <w:rPr>
          <w:rFonts w:asciiTheme="majorHAnsi" w:hAnsiTheme="majorHAnsi" w:cstheme="majorHAnsi"/>
        </w:rPr>
      </w:pPr>
    </w:p>
    <w:p w14:paraId="21D9818C" w14:textId="77777777" w:rsidR="00414C21" w:rsidRPr="008F72E6" w:rsidRDefault="00414C21">
      <w:pPr>
        <w:rPr>
          <w:rFonts w:asciiTheme="majorHAnsi" w:hAnsiTheme="majorHAnsi" w:cstheme="majorHAnsi"/>
        </w:rPr>
      </w:pPr>
    </w:p>
    <w:p w14:paraId="304BA782" w14:textId="0E7900A2" w:rsidR="00414C21" w:rsidRPr="008F72E6" w:rsidRDefault="00DF7A1F">
      <w:pPr>
        <w:rPr>
          <w:rFonts w:asciiTheme="majorHAnsi" w:hAnsiTheme="majorHAnsi" w:cstheme="majorHAnsi"/>
        </w:rPr>
      </w:pPr>
      <w:r w:rsidRPr="008F72E6">
        <w:rPr>
          <w:rFonts w:asciiTheme="majorHAnsi" w:hAnsiTheme="majorHAnsi" w:cstheme="majorHAnsi"/>
          <w:noProof/>
        </w:rPr>
        <w:drawing>
          <wp:anchor distT="0" distB="0" distL="114300" distR="114300" simplePos="0" relativeHeight="251751424" behindDoc="1" locked="0" layoutInCell="1" allowOverlap="1" wp14:anchorId="377A59AD" wp14:editId="531A117B">
            <wp:simplePos x="0" y="0"/>
            <wp:positionH relativeFrom="margin">
              <wp:align>left</wp:align>
            </wp:positionH>
            <wp:positionV relativeFrom="paragraph">
              <wp:posOffset>267970</wp:posOffset>
            </wp:positionV>
            <wp:extent cx="5972175" cy="3962400"/>
            <wp:effectExtent l="0" t="0" r="9525" b="0"/>
            <wp:wrapTight wrapText="bothSides">
              <wp:wrapPolygon edited="0">
                <wp:start x="0" y="0"/>
                <wp:lineTo x="0" y="21496"/>
                <wp:lineTo x="21566" y="21496"/>
                <wp:lineTo x="2156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962400"/>
                    </a:xfrm>
                    <a:prstGeom prst="rect">
                      <a:avLst/>
                    </a:prstGeom>
                    <a:noFill/>
                    <a:ln>
                      <a:noFill/>
                    </a:ln>
                  </pic:spPr>
                </pic:pic>
              </a:graphicData>
            </a:graphic>
            <wp14:sizeRelH relativeFrom="margin">
              <wp14:pctWidth>0</wp14:pctWidth>
            </wp14:sizeRelH>
          </wp:anchor>
        </w:drawing>
      </w:r>
    </w:p>
    <w:p w14:paraId="0479F086" w14:textId="7E009FE3" w:rsidR="00414C21" w:rsidRPr="008F72E6" w:rsidRDefault="00D4693F">
      <w:pPr>
        <w:rPr>
          <w:rFonts w:asciiTheme="majorHAnsi" w:hAnsiTheme="majorHAnsi" w:cstheme="majorHAnsi"/>
        </w:rPr>
      </w:pPr>
      <w:r w:rsidRPr="008F72E6">
        <w:rPr>
          <w:rFonts w:asciiTheme="majorHAnsi" w:hAnsiTheme="majorHAnsi" w:cstheme="majorHAnsi"/>
          <w:b/>
          <w:noProof/>
          <w:u w:val="single"/>
        </w:rPr>
        <mc:AlternateContent>
          <mc:Choice Requires="wps">
            <w:drawing>
              <wp:anchor distT="0" distB="0" distL="114300" distR="114300" simplePos="0" relativeHeight="251754496" behindDoc="0" locked="0" layoutInCell="1" allowOverlap="1" wp14:anchorId="7902D60D" wp14:editId="1C934996">
                <wp:simplePos x="0" y="0"/>
                <wp:positionH relativeFrom="margin">
                  <wp:align>center</wp:align>
                </wp:positionH>
                <wp:positionV relativeFrom="paragraph">
                  <wp:posOffset>4102100</wp:posOffset>
                </wp:positionV>
                <wp:extent cx="2628900" cy="3302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46030C6E" w14:textId="457BF1B4" w:rsidR="00D4693F" w:rsidRPr="007D0192" w:rsidRDefault="00D4693F" w:rsidP="00D4693F">
                            <w:r w:rsidRPr="004E23B9">
                              <w:rPr>
                                <w:b/>
                                <w:bCs/>
                              </w:rPr>
                              <w:t xml:space="preserve">Fig </w:t>
                            </w:r>
                            <w:r>
                              <w:rPr>
                                <w:b/>
                                <w:bCs/>
                              </w:rPr>
                              <w:t>3</w:t>
                            </w:r>
                            <w:r w:rsidRPr="004E23B9">
                              <w:rPr>
                                <w:b/>
                                <w:bCs/>
                              </w:rPr>
                              <w:t>:</w:t>
                            </w:r>
                            <w:r>
                              <w:t xml:space="preserve"> Login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2D60D" id="Text Box 56" o:spid="_x0000_s1029" type="#_x0000_t202" style="position:absolute;margin-left:0;margin-top:323pt;width:207pt;height:26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" fillcolor="white [3201]" stroked="f" strokeweight=".5pt">
                <v:textbox>
                  <w:txbxContent>
                    <w:p w14:paraId="46030C6E" w14:textId="457BF1B4" w:rsidR="00D4693F" w:rsidRPr="007D0192" w:rsidRDefault="00D4693F" w:rsidP="00D4693F">
                      <w:r w:rsidRPr="004E23B9">
                        <w:rPr>
                          <w:b/>
                          <w:bCs/>
                        </w:rPr>
                        <w:t xml:space="preserve">Fig </w:t>
                      </w:r>
                      <w:r>
                        <w:rPr>
                          <w:b/>
                          <w:bCs/>
                        </w:rPr>
                        <w:t>3</w:t>
                      </w:r>
                      <w:r w:rsidRPr="004E23B9">
                        <w:rPr>
                          <w:b/>
                          <w:bCs/>
                        </w:rPr>
                        <w:t>:</w:t>
                      </w:r>
                      <w:r>
                        <w:t xml:space="preserve"> Login Diagram </w:t>
                      </w:r>
                    </w:p>
                  </w:txbxContent>
                </v:textbox>
                <w10:wrap anchorx="margin"/>
              </v:shape>
            </w:pict>
          </mc:Fallback>
        </mc:AlternateContent>
      </w:r>
    </w:p>
    <w:p w14:paraId="550CFCA6" w14:textId="607527D5" w:rsidR="009E0FDC" w:rsidRPr="008F72E6" w:rsidRDefault="00435157">
      <w:pPr>
        <w:rPr>
          <w:rFonts w:asciiTheme="majorHAnsi" w:hAnsiTheme="majorHAnsi" w:cstheme="majorHAnsi"/>
          <w:b/>
          <w:u w:val="single"/>
        </w:rPr>
      </w:pPr>
      <w:r w:rsidRPr="008F72E6">
        <w:rPr>
          <w:rFonts w:asciiTheme="majorHAnsi" w:hAnsiTheme="majorHAnsi" w:cstheme="majorHAnsi"/>
        </w:rPr>
        <w:br w:type="page"/>
      </w:r>
    </w:p>
    <w:p w14:paraId="6E456071" w14:textId="2752AEFD" w:rsidR="00CB7BC3" w:rsidRPr="008F72E6" w:rsidRDefault="00334F3A" w:rsidP="00325008">
      <w:pPr>
        <w:ind w:firstLine="720"/>
        <w:rPr>
          <w:rFonts w:asciiTheme="majorHAnsi" w:hAnsiTheme="majorHAnsi" w:cstheme="majorHAnsi"/>
          <w:b/>
          <w:u w:val="single"/>
        </w:rPr>
      </w:pPr>
      <w:r w:rsidRPr="008F72E6">
        <w:rPr>
          <w:rFonts w:asciiTheme="majorHAnsi" w:hAnsiTheme="majorHAnsi" w:cstheme="majorHAnsi"/>
          <w:b/>
          <w:u w:val="single"/>
        </w:rPr>
        <w:lastRenderedPageBreak/>
        <w:t>5.</w:t>
      </w:r>
      <w:r w:rsidR="005F4E79" w:rsidRPr="008F72E6">
        <w:rPr>
          <w:rFonts w:asciiTheme="majorHAnsi" w:hAnsiTheme="majorHAnsi" w:cstheme="majorHAnsi"/>
          <w:b/>
          <w:u w:val="single"/>
        </w:rPr>
        <w:t>1</w:t>
      </w:r>
      <w:r w:rsidRPr="008F72E6">
        <w:rPr>
          <w:rFonts w:asciiTheme="majorHAnsi" w:hAnsiTheme="majorHAnsi" w:cstheme="majorHAnsi"/>
          <w:b/>
          <w:u w:val="single"/>
        </w:rPr>
        <w:t>.2</w:t>
      </w:r>
      <w:r w:rsidR="00CB7BC3" w:rsidRPr="008F72E6">
        <w:rPr>
          <w:rFonts w:asciiTheme="majorHAnsi" w:hAnsiTheme="majorHAnsi" w:cstheme="majorHAnsi"/>
          <w:b/>
          <w:u w:val="single"/>
        </w:rPr>
        <w:t xml:space="preserve"> Add </w:t>
      </w:r>
      <w:r w:rsidR="003901EA" w:rsidRPr="008F72E6">
        <w:rPr>
          <w:rFonts w:asciiTheme="majorHAnsi" w:hAnsiTheme="majorHAnsi" w:cstheme="majorHAnsi"/>
          <w:b/>
          <w:u w:val="single"/>
        </w:rPr>
        <w:t xml:space="preserve">new </w:t>
      </w:r>
      <w:r w:rsidR="00DF7A1F" w:rsidRPr="008F72E6">
        <w:rPr>
          <w:rFonts w:asciiTheme="majorHAnsi" w:hAnsiTheme="majorHAnsi" w:cstheme="majorHAnsi"/>
          <w:b/>
          <w:u w:val="single"/>
        </w:rPr>
        <w:t>User - Registration</w:t>
      </w:r>
    </w:p>
    <w:p w14:paraId="7691BDB8" w14:textId="649FE704" w:rsidR="00CB7BC3" w:rsidRPr="008F72E6" w:rsidRDefault="00325008">
      <w:pPr>
        <w:ind w:firstLine="360"/>
        <w:rPr>
          <w:rFonts w:asciiTheme="majorHAnsi" w:hAnsiTheme="majorHAnsi" w:cstheme="majorHAnsi"/>
          <w:b/>
          <w:u w:val="single"/>
        </w:rPr>
      </w:pPr>
      <w:r w:rsidRPr="008F72E6">
        <w:rPr>
          <w:rFonts w:asciiTheme="majorHAnsi" w:hAnsiTheme="majorHAnsi" w:cstheme="majorHAnsi"/>
          <w:b/>
          <w:noProof/>
          <w:u w:val="single"/>
          <w:rtl/>
        </w:rPr>
        <mc:AlternateContent>
          <mc:Choice Requires="wps">
            <w:drawing>
              <wp:anchor distT="45720" distB="45720" distL="114300" distR="114300" simplePos="0" relativeHeight="251680768" behindDoc="0" locked="0" layoutInCell="1" allowOverlap="1" wp14:anchorId="16D19315" wp14:editId="5C0A0FF1">
                <wp:simplePos x="0" y="0"/>
                <wp:positionH relativeFrom="page">
                  <wp:posOffset>1452245</wp:posOffset>
                </wp:positionH>
                <wp:positionV relativeFrom="paragraph">
                  <wp:posOffset>138430</wp:posOffset>
                </wp:positionV>
                <wp:extent cx="6082665" cy="2035175"/>
                <wp:effectExtent l="0" t="0" r="0" b="3175"/>
                <wp:wrapSquare wrapText="bothSides"/>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82665" cy="2035175"/>
                        </a:xfrm>
                        <a:prstGeom prst="rect">
                          <a:avLst/>
                        </a:prstGeom>
                        <a:solidFill>
                          <a:srgbClr val="FFFFFF"/>
                        </a:solidFill>
                        <a:ln w="9525">
                          <a:noFill/>
                          <a:miter lim="800000"/>
                          <a:headEnd/>
                          <a:tailEnd/>
                        </a:ln>
                      </wps:spPr>
                      <wps:txbx>
                        <w:txbxContent>
                          <w:p w14:paraId="3D6F34C6" w14:textId="7D102322" w:rsidR="00D7774E" w:rsidRDefault="00D7774E" w:rsidP="00BB2671">
                            <w:pPr>
                              <w:pStyle w:val="ListParagraph"/>
                              <w:numPr>
                                <w:ilvl w:val="0"/>
                                <w:numId w:val="13"/>
                              </w:numPr>
                              <w:rPr>
                                <w:color w:val="000000"/>
                                <w:sz w:val="26"/>
                                <w:szCs w:val="26"/>
                              </w:rPr>
                            </w:pPr>
                            <w:r w:rsidRPr="00BB2671">
                              <w:rPr>
                                <w:color w:val="000000"/>
                                <w:sz w:val="26"/>
                                <w:szCs w:val="26"/>
                              </w:rPr>
                              <w:t xml:space="preserve">The </w:t>
                            </w:r>
                            <w:r w:rsidRPr="00CB7BC3">
                              <w:rPr>
                                <w:color w:val="000000"/>
                                <w:sz w:val="26"/>
                                <w:szCs w:val="26"/>
                              </w:rPr>
                              <w:t xml:space="preserve">user inserts </w:t>
                            </w:r>
                            <w:r w:rsidR="00D4693F">
                              <w:rPr>
                                <w:color w:val="000000"/>
                                <w:sz w:val="26"/>
                                <w:szCs w:val="26"/>
                              </w:rPr>
                              <w:t>his</w:t>
                            </w:r>
                            <w:r w:rsidRPr="00CB7BC3">
                              <w:rPr>
                                <w:color w:val="000000"/>
                                <w:sz w:val="26"/>
                                <w:szCs w:val="26"/>
                              </w:rPr>
                              <w:t xml:space="preserve"> details.</w:t>
                            </w:r>
                          </w:p>
                          <w:p w14:paraId="6E4861F9" w14:textId="2734359D" w:rsidR="00D7774E" w:rsidRDefault="00D7774E" w:rsidP="00BB2671">
                            <w:pPr>
                              <w:pStyle w:val="ListParagraph"/>
                              <w:numPr>
                                <w:ilvl w:val="0"/>
                                <w:numId w:val="13"/>
                              </w:numPr>
                              <w:rPr>
                                <w:color w:val="000000"/>
                                <w:sz w:val="26"/>
                                <w:szCs w:val="26"/>
                              </w:rPr>
                            </w:pPr>
                            <w:r>
                              <w:rPr>
                                <w:color w:val="000000"/>
                                <w:sz w:val="26"/>
                                <w:szCs w:val="26"/>
                              </w:rPr>
                              <w:t xml:space="preserve">The </w:t>
                            </w:r>
                            <w:r w:rsidRPr="00CB7BC3">
                              <w:rPr>
                                <w:color w:val="000000"/>
                                <w:sz w:val="26"/>
                                <w:szCs w:val="26"/>
                              </w:rPr>
                              <w:t xml:space="preserve">system checks If all fields </w:t>
                            </w:r>
                            <w:r w:rsidR="00D4693F">
                              <w:rPr>
                                <w:color w:val="000000"/>
                                <w:sz w:val="26"/>
                                <w:szCs w:val="26"/>
                              </w:rPr>
                              <w:t>are</w:t>
                            </w:r>
                            <w:r w:rsidRPr="00CB7BC3">
                              <w:rPr>
                                <w:color w:val="000000"/>
                                <w:sz w:val="26"/>
                                <w:szCs w:val="26"/>
                              </w:rPr>
                              <w:t xml:space="preserve"> filled.</w:t>
                            </w:r>
                          </w:p>
                          <w:p w14:paraId="69E389B0" w14:textId="77777777" w:rsidR="00D7774E" w:rsidRDefault="00D7774E" w:rsidP="00BB2671">
                            <w:pPr>
                              <w:pStyle w:val="ListParagraph"/>
                              <w:numPr>
                                <w:ilvl w:val="0"/>
                                <w:numId w:val="13"/>
                              </w:numPr>
                              <w:rPr>
                                <w:color w:val="000000"/>
                                <w:sz w:val="26"/>
                                <w:szCs w:val="26"/>
                              </w:rPr>
                            </w:pPr>
                            <w:r>
                              <w:rPr>
                                <w:color w:val="000000"/>
                                <w:sz w:val="26"/>
                                <w:szCs w:val="26"/>
                              </w:rPr>
                              <w:t xml:space="preserve">If </w:t>
                            </w:r>
                            <w:r w:rsidRPr="00CB7BC3">
                              <w:rPr>
                                <w:color w:val="000000"/>
                                <w:sz w:val="26"/>
                                <w:szCs w:val="26"/>
                              </w:rPr>
                              <w:t>details are missing pass to</w:t>
                            </w:r>
                            <w:r>
                              <w:rPr>
                                <w:color w:val="000000"/>
                                <w:sz w:val="26"/>
                                <w:szCs w:val="26"/>
                              </w:rPr>
                              <w:t xml:space="preserve"> the</w:t>
                            </w:r>
                            <w:r w:rsidRPr="00CB7BC3">
                              <w:rPr>
                                <w:color w:val="000000"/>
                                <w:sz w:val="26"/>
                                <w:szCs w:val="26"/>
                              </w:rPr>
                              <w:t xml:space="preserve"> step</w:t>
                            </w:r>
                            <w:r>
                              <w:rPr>
                                <w:color w:val="000000"/>
                                <w:sz w:val="26"/>
                                <w:szCs w:val="26"/>
                              </w:rPr>
                              <w:t xml:space="preserve"> 1</w:t>
                            </w:r>
                            <w:r w:rsidRPr="00CB7BC3">
                              <w:rPr>
                                <w:color w:val="000000"/>
                                <w:sz w:val="26"/>
                                <w:szCs w:val="26"/>
                              </w:rPr>
                              <w:t>.</w:t>
                            </w:r>
                          </w:p>
                          <w:p w14:paraId="59260512" w14:textId="60FACC3A" w:rsidR="00D7774E" w:rsidRDefault="00D7774E" w:rsidP="00BB2671">
                            <w:pPr>
                              <w:pStyle w:val="ListParagraph"/>
                              <w:numPr>
                                <w:ilvl w:val="0"/>
                                <w:numId w:val="13"/>
                              </w:numPr>
                              <w:rPr>
                                <w:color w:val="000000"/>
                                <w:sz w:val="26"/>
                                <w:szCs w:val="26"/>
                              </w:rPr>
                            </w:pPr>
                            <w:r>
                              <w:rPr>
                                <w:color w:val="000000"/>
                                <w:sz w:val="26"/>
                                <w:szCs w:val="26"/>
                              </w:rPr>
                              <w:t xml:space="preserve">The System check if this </w:t>
                            </w:r>
                            <w:r w:rsidR="00D4693F">
                              <w:rPr>
                                <w:color w:val="000000"/>
                                <w:sz w:val="26"/>
                                <w:szCs w:val="26"/>
                              </w:rPr>
                              <w:t>user</w:t>
                            </w:r>
                            <w:r>
                              <w:rPr>
                                <w:color w:val="000000"/>
                                <w:sz w:val="26"/>
                                <w:szCs w:val="26"/>
                              </w:rPr>
                              <w:t xml:space="preserve"> already exists</w:t>
                            </w:r>
                            <w:r w:rsidR="00D4693F">
                              <w:rPr>
                                <w:color w:val="000000"/>
                                <w:sz w:val="26"/>
                                <w:szCs w:val="26"/>
                              </w:rPr>
                              <w:t xml:space="preserve"> in the Database</w:t>
                            </w:r>
                            <w:r>
                              <w:rPr>
                                <w:color w:val="000000"/>
                                <w:sz w:val="26"/>
                                <w:szCs w:val="26"/>
                              </w:rPr>
                              <w:t>.</w:t>
                            </w:r>
                          </w:p>
                          <w:p w14:paraId="229D5F1B" w14:textId="263E87BB" w:rsidR="00D7774E" w:rsidRDefault="00D7774E" w:rsidP="00BB2671">
                            <w:pPr>
                              <w:pStyle w:val="ListParagraph"/>
                              <w:numPr>
                                <w:ilvl w:val="0"/>
                                <w:numId w:val="13"/>
                              </w:numPr>
                              <w:rPr>
                                <w:color w:val="000000"/>
                                <w:sz w:val="26"/>
                                <w:szCs w:val="26"/>
                              </w:rPr>
                            </w:pPr>
                            <w:r>
                              <w:rPr>
                                <w:color w:val="000000"/>
                                <w:sz w:val="26"/>
                                <w:szCs w:val="26"/>
                              </w:rPr>
                              <w:t xml:space="preserve">If the </w:t>
                            </w:r>
                            <w:r w:rsidR="00D4693F">
                              <w:rPr>
                                <w:color w:val="000000"/>
                                <w:sz w:val="26"/>
                                <w:szCs w:val="26"/>
                              </w:rPr>
                              <w:t>user</w:t>
                            </w:r>
                            <w:r>
                              <w:rPr>
                                <w:color w:val="000000"/>
                                <w:sz w:val="26"/>
                                <w:szCs w:val="26"/>
                              </w:rPr>
                              <w:t xml:space="preserve"> </w:t>
                            </w:r>
                            <w:r w:rsidR="00D4693F">
                              <w:rPr>
                                <w:color w:val="000000"/>
                                <w:sz w:val="26"/>
                                <w:szCs w:val="26"/>
                              </w:rPr>
                              <w:t xml:space="preserve">doesn’t </w:t>
                            </w:r>
                            <w:r>
                              <w:rPr>
                                <w:color w:val="000000"/>
                                <w:sz w:val="26"/>
                                <w:szCs w:val="26"/>
                              </w:rPr>
                              <w:t xml:space="preserve">exist pass to step </w:t>
                            </w:r>
                            <w:r w:rsidR="00D4693F">
                              <w:rPr>
                                <w:color w:val="000000"/>
                                <w:sz w:val="26"/>
                                <w:szCs w:val="26"/>
                              </w:rPr>
                              <w:t>7</w:t>
                            </w:r>
                            <w:r>
                              <w:rPr>
                                <w:color w:val="000000"/>
                                <w:sz w:val="26"/>
                                <w:szCs w:val="26"/>
                              </w:rPr>
                              <w:t>.</w:t>
                            </w:r>
                          </w:p>
                          <w:p w14:paraId="0A5640F0" w14:textId="32A24788" w:rsidR="00D7774E" w:rsidRDefault="00D4693F" w:rsidP="00BB2671">
                            <w:pPr>
                              <w:pStyle w:val="ListParagraph"/>
                              <w:numPr>
                                <w:ilvl w:val="0"/>
                                <w:numId w:val="13"/>
                              </w:numPr>
                              <w:rPr>
                                <w:color w:val="000000"/>
                                <w:sz w:val="26"/>
                                <w:szCs w:val="26"/>
                              </w:rPr>
                            </w:pPr>
                            <w:r>
                              <w:rPr>
                                <w:color w:val="000000"/>
                                <w:sz w:val="26"/>
                                <w:szCs w:val="26"/>
                              </w:rPr>
                              <w:t>If the user exists,</w:t>
                            </w:r>
                            <w:r w:rsidR="00D7774E">
                              <w:rPr>
                                <w:color w:val="000000"/>
                                <w:sz w:val="26"/>
                                <w:szCs w:val="26"/>
                              </w:rPr>
                              <w:t xml:space="preserve"> </w:t>
                            </w:r>
                            <w:r>
                              <w:rPr>
                                <w:color w:val="000000"/>
                                <w:sz w:val="26"/>
                                <w:szCs w:val="26"/>
                              </w:rPr>
                              <w:t xml:space="preserve">the </w:t>
                            </w:r>
                            <w:r w:rsidR="00D7774E">
                              <w:rPr>
                                <w:color w:val="000000"/>
                                <w:sz w:val="26"/>
                                <w:szCs w:val="26"/>
                              </w:rPr>
                              <w:t>system alert</w:t>
                            </w:r>
                            <w:r>
                              <w:rPr>
                                <w:color w:val="000000"/>
                                <w:sz w:val="26"/>
                                <w:szCs w:val="26"/>
                              </w:rPr>
                              <w:t>s</w:t>
                            </w:r>
                            <w:r w:rsidR="00D7774E">
                              <w:rPr>
                                <w:color w:val="000000"/>
                                <w:sz w:val="26"/>
                                <w:szCs w:val="26"/>
                              </w:rPr>
                              <w:t xml:space="preserve"> to user about </w:t>
                            </w:r>
                            <w:r>
                              <w:rPr>
                                <w:color w:val="000000"/>
                                <w:sz w:val="26"/>
                                <w:szCs w:val="26"/>
                              </w:rPr>
                              <w:t>existing</w:t>
                            </w:r>
                            <w:r w:rsidR="00D7774E">
                              <w:rPr>
                                <w:color w:val="000000"/>
                                <w:sz w:val="26"/>
                                <w:szCs w:val="26"/>
                              </w:rPr>
                              <w:t xml:space="preserve"> </w:t>
                            </w:r>
                            <w:r>
                              <w:rPr>
                                <w:color w:val="000000"/>
                                <w:sz w:val="26"/>
                                <w:szCs w:val="26"/>
                              </w:rPr>
                              <w:t>user</w:t>
                            </w:r>
                            <w:r w:rsidR="00D7774E">
                              <w:rPr>
                                <w:color w:val="000000"/>
                                <w:sz w:val="26"/>
                                <w:szCs w:val="26"/>
                              </w:rPr>
                              <w:t>.</w:t>
                            </w:r>
                          </w:p>
                          <w:p w14:paraId="4072EB60" w14:textId="04E2CDC1" w:rsidR="00D7774E" w:rsidRPr="00BB2671" w:rsidRDefault="00D7774E" w:rsidP="00BB2671">
                            <w:pPr>
                              <w:pStyle w:val="ListParagraph"/>
                              <w:numPr>
                                <w:ilvl w:val="0"/>
                                <w:numId w:val="13"/>
                              </w:numPr>
                              <w:rPr>
                                <w:color w:val="000000"/>
                                <w:sz w:val="26"/>
                                <w:szCs w:val="26"/>
                              </w:rPr>
                            </w:pPr>
                            <w:r>
                              <w:rPr>
                                <w:color w:val="000000"/>
                                <w:sz w:val="26"/>
                                <w:szCs w:val="26"/>
                              </w:rPr>
                              <w:t xml:space="preserve">The </w:t>
                            </w:r>
                            <w:r w:rsidR="00D4693F">
                              <w:rPr>
                                <w:color w:val="000000"/>
                                <w:sz w:val="26"/>
                                <w:szCs w:val="26"/>
                              </w:rPr>
                              <w:t>user</w:t>
                            </w:r>
                            <w:r w:rsidRPr="007E0EAC">
                              <w:rPr>
                                <w:color w:val="000000"/>
                                <w:sz w:val="26"/>
                                <w:szCs w:val="26"/>
                              </w:rPr>
                              <w:t xml:space="preserve"> is added to the </w:t>
                            </w:r>
                            <w:r w:rsidR="00D4693F">
                              <w:rPr>
                                <w:color w:val="000000"/>
                                <w:sz w:val="26"/>
                                <w:szCs w:val="26"/>
                              </w:rPr>
                              <w:t>user's</w:t>
                            </w:r>
                            <w:r w:rsidRPr="007E0EAC">
                              <w:rPr>
                                <w:color w:val="000000"/>
                                <w:sz w:val="26"/>
                                <w:szCs w:val="26"/>
                              </w:rPr>
                              <w:t xml:space="preserve"> </w:t>
                            </w:r>
                            <w:r w:rsidR="00D4693F">
                              <w:rPr>
                                <w:color w:val="000000"/>
                                <w:sz w:val="26"/>
                                <w:szCs w:val="26"/>
                              </w:rPr>
                              <w:t>table in the DB</w:t>
                            </w:r>
                            <w:r>
                              <w:rPr>
                                <w:color w:val="000000"/>
                                <w:sz w:val="26"/>
                                <w:szCs w:val="2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19315" id="_x0000_s1030" type="#_x0000_t202" style="position:absolute;left:0;text-align:left;margin-left:114.35pt;margin-top:10.9pt;width:478.95pt;height:160.25pt;flip:x;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" stroked="f">
                <v:textbox>
                  <w:txbxContent>
                    <w:p w14:paraId="3D6F34C6" w14:textId="7D102322" w:rsidR="00D7774E" w:rsidRDefault="00D7774E" w:rsidP="00BB2671">
                      <w:pPr>
                        <w:pStyle w:val="ListParagraph"/>
                        <w:numPr>
                          <w:ilvl w:val="0"/>
                          <w:numId w:val="13"/>
                        </w:numPr>
                        <w:rPr>
                          <w:color w:val="000000"/>
                          <w:sz w:val="26"/>
                          <w:szCs w:val="26"/>
                        </w:rPr>
                      </w:pPr>
                      <w:r w:rsidRPr="00BB2671">
                        <w:rPr>
                          <w:color w:val="000000"/>
                          <w:sz w:val="26"/>
                          <w:szCs w:val="26"/>
                        </w:rPr>
                        <w:t xml:space="preserve">The </w:t>
                      </w:r>
                      <w:r w:rsidRPr="00CB7BC3">
                        <w:rPr>
                          <w:color w:val="000000"/>
                          <w:sz w:val="26"/>
                          <w:szCs w:val="26"/>
                        </w:rPr>
                        <w:t xml:space="preserve">user inserts </w:t>
                      </w:r>
                      <w:r w:rsidR="00D4693F">
                        <w:rPr>
                          <w:color w:val="000000"/>
                          <w:sz w:val="26"/>
                          <w:szCs w:val="26"/>
                        </w:rPr>
                        <w:t>his</w:t>
                      </w:r>
                      <w:r w:rsidRPr="00CB7BC3">
                        <w:rPr>
                          <w:color w:val="000000"/>
                          <w:sz w:val="26"/>
                          <w:szCs w:val="26"/>
                        </w:rPr>
                        <w:t xml:space="preserve"> details.</w:t>
                      </w:r>
                    </w:p>
                    <w:p w14:paraId="6E4861F9" w14:textId="2734359D" w:rsidR="00D7774E" w:rsidRDefault="00D7774E" w:rsidP="00BB2671">
                      <w:pPr>
                        <w:pStyle w:val="ListParagraph"/>
                        <w:numPr>
                          <w:ilvl w:val="0"/>
                          <w:numId w:val="13"/>
                        </w:numPr>
                        <w:rPr>
                          <w:color w:val="000000"/>
                          <w:sz w:val="26"/>
                          <w:szCs w:val="26"/>
                        </w:rPr>
                      </w:pPr>
                      <w:r>
                        <w:rPr>
                          <w:color w:val="000000"/>
                          <w:sz w:val="26"/>
                          <w:szCs w:val="26"/>
                        </w:rPr>
                        <w:t xml:space="preserve">The </w:t>
                      </w:r>
                      <w:r w:rsidRPr="00CB7BC3">
                        <w:rPr>
                          <w:color w:val="000000"/>
                          <w:sz w:val="26"/>
                          <w:szCs w:val="26"/>
                        </w:rPr>
                        <w:t xml:space="preserve">system checks If all fields </w:t>
                      </w:r>
                      <w:r w:rsidR="00D4693F">
                        <w:rPr>
                          <w:color w:val="000000"/>
                          <w:sz w:val="26"/>
                          <w:szCs w:val="26"/>
                        </w:rPr>
                        <w:t>are</w:t>
                      </w:r>
                      <w:r w:rsidRPr="00CB7BC3">
                        <w:rPr>
                          <w:color w:val="000000"/>
                          <w:sz w:val="26"/>
                          <w:szCs w:val="26"/>
                        </w:rPr>
                        <w:t xml:space="preserve"> filled.</w:t>
                      </w:r>
                    </w:p>
                    <w:p w14:paraId="69E389B0" w14:textId="77777777" w:rsidR="00D7774E" w:rsidRDefault="00D7774E" w:rsidP="00BB2671">
                      <w:pPr>
                        <w:pStyle w:val="ListParagraph"/>
                        <w:numPr>
                          <w:ilvl w:val="0"/>
                          <w:numId w:val="13"/>
                        </w:numPr>
                        <w:rPr>
                          <w:color w:val="000000"/>
                          <w:sz w:val="26"/>
                          <w:szCs w:val="26"/>
                        </w:rPr>
                      </w:pPr>
                      <w:r>
                        <w:rPr>
                          <w:color w:val="000000"/>
                          <w:sz w:val="26"/>
                          <w:szCs w:val="26"/>
                        </w:rPr>
                        <w:t xml:space="preserve">If </w:t>
                      </w:r>
                      <w:r w:rsidRPr="00CB7BC3">
                        <w:rPr>
                          <w:color w:val="000000"/>
                          <w:sz w:val="26"/>
                          <w:szCs w:val="26"/>
                        </w:rPr>
                        <w:t>details are missing pass to</w:t>
                      </w:r>
                      <w:r>
                        <w:rPr>
                          <w:color w:val="000000"/>
                          <w:sz w:val="26"/>
                          <w:szCs w:val="26"/>
                        </w:rPr>
                        <w:t xml:space="preserve"> the</w:t>
                      </w:r>
                      <w:r w:rsidRPr="00CB7BC3">
                        <w:rPr>
                          <w:color w:val="000000"/>
                          <w:sz w:val="26"/>
                          <w:szCs w:val="26"/>
                        </w:rPr>
                        <w:t xml:space="preserve"> step</w:t>
                      </w:r>
                      <w:r>
                        <w:rPr>
                          <w:color w:val="000000"/>
                          <w:sz w:val="26"/>
                          <w:szCs w:val="26"/>
                        </w:rPr>
                        <w:t xml:space="preserve"> 1</w:t>
                      </w:r>
                      <w:r w:rsidRPr="00CB7BC3">
                        <w:rPr>
                          <w:color w:val="000000"/>
                          <w:sz w:val="26"/>
                          <w:szCs w:val="26"/>
                        </w:rPr>
                        <w:t>.</w:t>
                      </w:r>
                    </w:p>
                    <w:p w14:paraId="59260512" w14:textId="60FACC3A" w:rsidR="00D7774E" w:rsidRDefault="00D7774E" w:rsidP="00BB2671">
                      <w:pPr>
                        <w:pStyle w:val="ListParagraph"/>
                        <w:numPr>
                          <w:ilvl w:val="0"/>
                          <w:numId w:val="13"/>
                        </w:numPr>
                        <w:rPr>
                          <w:color w:val="000000"/>
                          <w:sz w:val="26"/>
                          <w:szCs w:val="26"/>
                        </w:rPr>
                      </w:pPr>
                      <w:r>
                        <w:rPr>
                          <w:color w:val="000000"/>
                          <w:sz w:val="26"/>
                          <w:szCs w:val="26"/>
                        </w:rPr>
                        <w:t xml:space="preserve">The System check if this </w:t>
                      </w:r>
                      <w:r w:rsidR="00D4693F">
                        <w:rPr>
                          <w:color w:val="000000"/>
                          <w:sz w:val="26"/>
                          <w:szCs w:val="26"/>
                        </w:rPr>
                        <w:t>user</w:t>
                      </w:r>
                      <w:r>
                        <w:rPr>
                          <w:color w:val="000000"/>
                          <w:sz w:val="26"/>
                          <w:szCs w:val="26"/>
                        </w:rPr>
                        <w:t xml:space="preserve"> already exists</w:t>
                      </w:r>
                      <w:r w:rsidR="00D4693F">
                        <w:rPr>
                          <w:color w:val="000000"/>
                          <w:sz w:val="26"/>
                          <w:szCs w:val="26"/>
                        </w:rPr>
                        <w:t xml:space="preserve"> in the Database</w:t>
                      </w:r>
                      <w:r>
                        <w:rPr>
                          <w:color w:val="000000"/>
                          <w:sz w:val="26"/>
                          <w:szCs w:val="26"/>
                        </w:rPr>
                        <w:t>.</w:t>
                      </w:r>
                    </w:p>
                    <w:p w14:paraId="229D5F1B" w14:textId="263E87BB" w:rsidR="00D7774E" w:rsidRDefault="00D7774E" w:rsidP="00BB2671">
                      <w:pPr>
                        <w:pStyle w:val="ListParagraph"/>
                        <w:numPr>
                          <w:ilvl w:val="0"/>
                          <w:numId w:val="13"/>
                        </w:numPr>
                        <w:rPr>
                          <w:color w:val="000000"/>
                          <w:sz w:val="26"/>
                          <w:szCs w:val="26"/>
                        </w:rPr>
                      </w:pPr>
                      <w:r>
                        <w:rPr>
                          <w:color w:val="000000"/>
                          <w:sz w:val="26"/>
                          <w:szCs w:val="26"/>
                        </w:rPr>
                        <w:t xml:space="preserve">If the </w:t>
                      </w:r>
                      <w:r w:rsidR="00D4693F">
                        <w:rPr>
                          <w:color w:val="000000"/>
                          <w:sz w:val="26"/>
                          <w:szCs w:val="26"/>
                        </w:rPr>
                        <w:t>user</w:t>
                      </w:r>
                      <w:r>
                        <w:rPr>
                          <w:color w:val="000000"/>
                          <w:sz w:val="26"/>
                          <w:szCs w:val="26"/>
                        </w:rPr>
                        <w:t xml:space="preserve"> </w:t>
                      </w:r>
                      <w:r w:rsidR="00D4693F">
                        <w:rPr>
                          <w:color w:val="000000"/>
                          <w:sz w:val="26"/>
                          <w:szCs w:val="26"/>
                        </w:rPr>
                        <w:t xml:space="preserve">doesn’t </w:t>
                      </w:r>
                      <w:r>
                        <w:rPr>
                          <w:color w:val="000000"/>
                          <w:sz w:val="26"/>
                          <w:szCs w:val="26"/>
                        </w:rPr>
                        <w:t xml:space="preserve">exist pass to step </w:t>
                      </w:r>
                      <w:r w:rsidR="00D4693F">
                        <w:rPr>
                          <w:color w:val="000000"/>
                          <w:sz w:val="26"/>
                          <w:szCs w:val="26"/>
                        </w:rPr>
                        <w:t>7</w:t>
                      </w:r>
                      <w:r>
                        <w:rPr>
                          <w:color w:val="000000"/>
                          <w:sz w:val="26"/>
                          <w:szCs w:val="26"/>
                        </w:rPr>
                        <w:t>.</w:t>
                      </w:r>
                    </w:p>
                    <w:p w14:paraId="0A5640F0" w14:textId="32A24788" w:rsidR="00D7774E" w:rsidRDefault="00D4693F" w:rsidP="00BB2671">
                      <w:pPr>
                        <w:pStyle w:val="ListParagraph"/>
                        <w:numPr>
                          <w:ilvl w:val="0"/>
                          <w:numId w:val="13"/>
                        </w:numPr>
                        <w:rPr>
                          <w:color w:val="000000"/>
                          <w:sz w:val="26"/>
                          <w:szCs w:val="26"/>
                        </w:rPr>
                      </w:pPr>
                      <w:r>
                        <w:rPr>
                          <w:color w:val="000000"/>
                          <w:sz w:val="26"/>
                          <w:szCs w:val="26"/>
                        </w:rPr>
                        <w:t>If the user exists,</w:t>
                      </w:r>
                      <w:r w:rsidR="00D7774E">
                        <w:rPr>
                          <w:color w:val="000000"/>
                          <w:sz w:val="26"/>
                          <w:szCs w:val="26"/>
                        </w:rPr>
                        <w:t xml:space="preserve"> </w:t>
                      </w:r>
                      <w:r>
                        <w:rPr>
                          <w:color w:val="000000"/>
                          <w:sz w:val="26"/>
                          <w:szCs w:val="26"/>
                        </w:rPr>
                        <w:t xml:space="preserve">the </w:t>
                      </w:r>
                      <w:r w:rsidR="00D7774E">
                        <w:rPr>
                          <w:color w:val="000000"/>
                          <w:sz w:val="26"/>
                          <w:szCs w:val="26"/>
                        </w:rPr>
                        <w:t>system alert</w:t>
                      </w:r>
                      <w:r>
                        <w:rPr>
                          <w:color w:val="000000"/>
                          <w:sz w:val="26"/>
                          <w:szCs w:val="26"/>
                        </w:rPr>
                        <w:t>s</w:t>
                      </w:r>
                      <w:r w:rsidR="00D7774E">
                        <w:rPr>
                          <w:color w:val="000000"/>
                          <w:sz w:val="26"/>
                          <w:szCs w:val="26"/>
                        </w:rPr>
                        <w:t xml:space="preserve"> to user about </w:t>
                      </w:r>
                      <w:r>
                        <w:rPr>
                          <w:color w:val="000000"/>
                          <w:sz w:val="26"/>
                          <w:szCs w:val="26"/>
                        </w:rPr>
                        <w:t>existing</w:t>
                      </w:r>
                      <w:r w:rsidR="00D7774E">
                        <w:rPr>
                          <w:color w:val="000000"/>
                          <w:sz w:val="26"/>
                          <w:szCs w:val="26"/>
                        </w:rPr>
                        <w:t xml:space="preserve"> </w:t>
                      </w:r>
                      <w:r>
                        <w:rPr>
                          <w:color w:val="000000"/>
                          <w:sz w:val="26"/>
                          <w:szCs w:val="26"/>
                        </w:rPr>
                        <w:t>user</w:t>
                      </w:r>
                      <w:r w:rsidR="00D7774E">
                        <w:rPr>
                          <w:color w:val="000000"/>
                          <w:sz w:val="26"/>
                          <w:szCs w:val="26"/>
                        </w:rPr>
                        <w:t>.</w:t>
                      </w:r>
                    </w:p>
                    <w:p w14:paraId="4072EB60" w14:textId="04E2CDC1" w:rsidR="00D7774E" w:rsidRPr="00BB2671" w:rsidRDefault="00D7774E" w:rsidP="00BB2671">
                      <w:pPr>
                        <w:pStyle w:val="ListParagraph"/>
                        <w:numPr>
                          <w:ilvl w:val="0"/>
                          <w:numId w:val="13"/>
                        </w:numPr>
                        <w:rPr>
                          <w:color w:val="000000"/>
                          <w:sz w:val="26"/>
                          <w:szCs w:val="26"/>
                        </w:rPr>
                      </w:pPr>
                      <w:r>
                        <w:rPr>
                          <w:color w:val="000000"/>
                          <w:sz w:val="26"/>
                          <w:szCs w:val="26"/>
                        </w:rPr>
                        <w:t xml:space="preserve">The </w:t>
                      </w:r>
                      <w:r w:rsidR="00D4693F">
                        <w:rPr>
                          <w:color w:val="000000"/>
                          <w:sz w:val="26"/>
                          <w:szCs w:val="26"/>
                        </w:rPr>
                        <w:t>user</w:t>
                      </w:r>
                      <w:r w:rsidRPr="007E0EAC">
                        <w:rPr>
                          <w:color w:val="000000"/>
                          <w:sz w:val="26"/>
                          <w:szCs w:val="26"/>
                        </w:rPr>
                        <w:t xml:space="preserve"> is added to the </w:t>
                      </w:r>
                      <w:r w:rsidR="00D4693F">
                        <w:rPr>
                          <w:color w:val="000000"/>
                          <w:sz w:val="26"/>
                          <w:szCs w:val="26"/>
                        </w:rPr>
                        <w:t>user's</w:t>
                      </w:r>
                      <w:r w:rsidRPr="007E0EAC">
                        <w:rPr>
                          <w:color w:val="000000"/>
                          <w:sz w:val="26"/>
                          <w:szCs w:val="26"/>
                        </w:rPr>
                        <w:t xml:space="preserve"> </w:t>
                      </w:r>
                      <w:r w:rsidR="00D4693F">
                        <w:rPr>
                          <w:color w:val="000000"/>
                          <w:sz w:val="26"/>
                          <w:szCs w:val="26"/>
                        </w:rPr>
                        <w:t>table in the DB</w:t>
                      </w:r>
                      <w:r>
                        <w:rPr>
                          <w:color w:val="000000"/>
                          <w:sz w:val="26"/>
                          <w:szCs w:val="26"/>
                        </w:rPr>
                        <w:t xml:space="preserve">. </w:t>
                      </w:r>
                    </w:p>
                  </w:txbxContent>
                </v:textbox>
                <w10:wrap type="square" anchorx="page"/>
              </v:shape>
            </w:pict>
          </mc:Fallback>
        </mc:AlternateContent>
      </w:r>
    </w:p>
    <w:p w14:paraId="5028209F" w14:textId="57832499" w:rsidR="00CB7BC3" w:rsidRPr="008F72E6" w:rsidRDefault="00CB7BC3">
      <w:pPr>
        <w:ind w:firstLine="360"/>
        <w:rPr>
          <w:rFonts w:asciiTheme="majorHAnsi" w:hAnsiTheme="majorHAnsi" w:cstheme="majorHAnsi"/>
          <w:b/>
          <w:u w:val="single"/>
        </w:rPr>
      </w:pPr>
    </w:p>
    <w:p w14:paraId="2E785971" w14:textId="1D220DD5" w:rsidR="00CB7BC3" w:rsidRPr="008F72E6" w:rsidRDefault="00CB7BC3">
      <w:pPr>
        <w:ind w:firstLine="360"/>
        <w:rPr>
          <w:rFonts w:asciiTheme="majorHAnsi" w:hAnsiTheme="majorHAnsi" w:cstheme="majorHAnsi"/>
          <w:b/>
          <w:u w:val="single"/>
        </w:rPr>
      </w:pPr>
    </w:p>
    <w:p w14:paraId="5A0C0A2F" w14:textId="10B3A790" w:rsidR="00CB7BC3" w:rsidRPr="008F72E6" w:rsidRDefault="00D4693F">
      <w:pPr>
        <w:ind w:firstLine="360"/>
        <w:rPr>
          <w:rFonts w:asciiTheme="majorHAnsi" w:hAnsiTheme="majorHAnsi" w:cstheme="majorHAnsi"/>
          <w:b/>
          <w:u w:val="single"/>
          <w:rtl/>
        </w:rPr>
      </w:pPr>
      <w:r w:rsidRPr="008F72E6">
        <w:rPr>
          <w:rFonts w:asciiTheme="majorHAnsi" w:hAnsiTheme="majorHAnsi" w:cstheme="majorHAnsi"/>
          <w:noProof/>
        </w:rPr>
        <w:drawing>
          <wp:anchor distT="0" distB="0" distL="114300" distR="114300" simplePos="0" relativeHeight="251752448" behindDoc="1" locked="0" layoutInCell="1" allowOverlap="1" wp14:anchorId="506695A7" wp14:editId="65512340">
            <wp:simplePos x="0" y="0"/>
            <wp:positionH relativeFrom="column">
              <wp:posOffset>-514985</wp:posOffset>
            </wp:positionH>
            <wp:positionV relativeFrom="paragraph">
              <wp:posOffset>1610995</wp:posOffset>
            </wp:positionV>
            <wp:extent cx="6810375" cy="4323715"/>
            <wp:effectExtent l="0" t="0" r="9525" b="635"/>
            <wp:wrapTight wrapText="bothSides">
              <wp:wrapPolygon edited="0">
                <wp:start x="0" y="0"/>
                <wp:lineTo x="0" y="21508"/>
                <wp:lineTo x="21570" y="21508"/>
                <wp:lineTo x="2157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0375" cy="432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F8784" w14:textId="572FF183" w:rsidR="00CB7BC3" w:rsidRPr="008F72E6" w:rsidRDefault="00D4693F" w:rsidP="007E0EAC">
      <w:pPr>
        <w:ind w:left="720"/>
        <w:rPr>
          <w:rFonts w:asciiTheme="majorHAnsi" w:hAnsiTheme="majorHAnsi" w:cstheme="majorHAnsi"/>
        </w:rPr>
      </w:pPr>
      <w:r w:rsidRPr="008F72E6">
        <w:rPr>
          <w:rFonts w:asciiTheme="majorHAnsi" w:hAnsiTheme="majorHAnsi" w:cstheme="majorHAnsi"/>
          <w:b/>
          <w:noProof/>
          <w:u w:val="single"/>
        </w:rPr>
        <mc:AlternateContent>
          <mc:Choice Requires="wps">
            <w:drawing>
              <wp:anchor distT="0" distB="0" distL="114300" distR="114300" simplePos="0" relativeHeight="251756544" behindDoc="0" locked="0" layoutInCell="1" allowOverlap="1" wp14:anchorId="65DB9E59" wp14:editId="18C8633E">
                <wp:simplePos x="0" y="0"/>
                <wp:positionH relativeFrom="margin">
                  <wp:align>center</wp:align>
                </wp:positionH>
                <wp:positionV relativeFrom="paragraph">
                  <wp:posOffset>5840730</wp:posOffset>
                </wp:positionV>
                <wp:extent cx="2628900" cy="3302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013BFA0E" w14:textId="672E805F" w:rsidR="00D4693F" w:rsidRPr="007D0192" w:rsidRDefault="00D4693F" w:rsidP="00D4693F">
                            <w:r w:rsidRPr="004E23B9">
                              <w:rPr>
                                <w:b/>
                                <w:bCs/>
                              </w:rPr>
                              <w:t xml:space="preserve">Fig </w:t>
                            </w:r>
                            <w:r>
                              <w:rPr>
                                <w:b/>
                                <w:bCs/>
                              </w:rPr>
                              <w:t>4</w:t>
                            </w:r>
                            <w:r w:rsidRPr="004E23B9">
                              <w:rPr>
                                <w:b/>
                                <w:bCs/>
                              </w:rPr>
                              <w:t>:</w:t>
                            </w:r>
                            <w:r>
                              <w:t xml:space="preserve"> Register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B9E59" id="Text Box 57" o:spid="_x0000_s1031" type="#_x0000_t202" style="position:absolute;left:0;text-align:left;margin-left:0;margin-top:459.9pt;width:207pt;height:26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rhBLwIAAFs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" fillcolor="white [3201]" stroked="f" strokeweight=".5pt">
                <v:textbox>
                  <w:txbxContent>
                    <w:p w14:paraId="013BFA0E" w14:textId="672E805F" w:rsidR="00D4693F" w:rsidRPr="007D0192" w:rsidRDefault="00D4693F" w:rsidP="00D4693F">
                      <w:r w:rsidRPr="004E23B9">
                        <w:rPr>
                          <w:b/>
                          <w:bCs/>
                        </w:rPr>
                        <w:t xml:space="preserve">Fig </w:t>
                      </w:r>
                      <w:r>
                        <w:rPr>
                          <w:b/>
                          <w:bCs/>
                        </w:rPr>
                        <w:t>4</w:t>
                      </w:r>
                      <w:r w:rsidRPr="004E23B9">
                        <w:rPr>
                          <w:b/>
                          <w:bCs/>
                        </w:rPr>
                        <w:t>:</w:t>
                      </w:r>
                      <w:r>
                        <w:t xml:space="preserve"> Register Diagram </w:t>
                      </w:r>
                    </w:p>
                  </w:txbxContent>
                </v:textbox>
                <w10:wrap anchorx="margin"/>
              </v:shape>
            </w:pict>
          </mc:Fallback>
        </mc:AlternateContent>
      </w:r>
    </w:p>
    <w:p w14:paraId="722E8FA4" w14:textId="6C90F915" w:rsidR="00CB7BC3" w:rsidRPr="008F72E6" w:rsidRDefault="00CB7BC3">
      <w:pPr>
        <w:ind w:firstLine="360"/>
        <w:rPr>
          <w:rFonts w:asciiTheme="majorHAnsi" w:hAnsiTheme="majorHAnsi" w:cstheme="majorHAnsi"/>
          <w:b/>
          <w:u w:val="single"/>
        </w:rPr>
      </w:pPr>
    </w:p>
    <w:p w14:paraId="7F498BB9" w14:textId="62A9765E" w:rsidR="00CB7BC3" w:rsidRPr="008F72E6" w:rsidRDefault="00CB7BC3">
      <w:pPr>
        <w:ind w:firstLine="360"/>
        <w:rPr>
          <w:rFonts w:asciiTheme="majorHAnsi" w:hAnsiTheme="majorHAnsi" w:cstheme="majorHAnsi"/>
          <w:b/>
          <w:u w:val="single"/>
        </w:rPr>
      </w:pPr>
    </w:p>
    <w:p w14:paraId="43822FDE" w14:textId="77777777" w:rsidR="00CB7BC3" w:rsidRPr="008F72E6" w:rsidRDefault="00CB7BC3">
      <w:pPr>
        <w:ind w:firstLine="360"/>
        <w:rPr>
          <w:rFonts w:asciiTheme="majorHAnsi" w:hAnsiTheme="majorHAnsi" w:cstheme="majorHAnsi"/>
          <w:b/>
          <w:u w:val="single"/>
        </w:rPr>
      </w:pPr>
    </w:p>
    <w:p w14:paraId="747334A2" w14:textId="2CD231A5" w:rsidR="00CB7BC3" w:rsidRPr="008F72E6" w:rsidRDefault="00CB7BC3">
      <w:pPr>
        <w:ind w:firstLine="360"/>
        <w:rPr>
          <w:rFonts w:asciiTheme="majorHAnsi" w:hAnsiTheme="majorHAnsi" w:cstheme="majorHAnsi"/>
          <w:b/>
          <w:u w:val="single"/>
          <w:rtl/>
        </w:rPr>
      </w:pPr>
    </w:p>
    <w:p w14:paraId="16C75B17" w14:textId="78FE3427" w:rsidR="00325008" w:rsidRPr="008F72E6" w:rsidRDefault="00325008">
      <w:pPr>
        <w:ind w:firstLine="360"/>
        <w:rPr>
          <w:rFonts w:asciiTheme="majorHAnsi" w:hAnsiTheme="majorHAnsi" w:cstheme="majorHAnsi"/>
          <w:b/>
          <w:u w:val="single"/>
          <w:rtl/>
        </w:rPr>
      </w:pPr>
    </w:p>
    <w:p w14:paraId="4B23C237" w14:textId="35DE902C" w:rsidR="00325008" w:rsidRPr="008F72E6" w:rsidRDefault="00325008">
      <w:pPr>
        <w:ind w:firstLine="360"/>
        <w:rPr>
          <w:rFonts w:asciiTheme="majorHAnsi" w:hAnsiTheme="majorHAnsi" w:cstheme="majorHAnsi"/>
          <w:b/>
          <w:u w:val="single"/>
          <w:rtl/>
        </w:rPr>
      </w:pPr>
    </w:p>
    <w:p w14:paraId="364DB9CF" w14:textId="77777777" w:rsidR="00325008" w:rsidRPr="008F72E6" w:rsidRDefault="00325008">
      <w:pPr>
        <w:ind w:firstLine="360"/>
        <w:rPr>
          <w:rFonts w:asciiTheme="majorHAnsi" w:hAnsiTheme="majorHAnsi" w:cstheme="majorHAnsi"/>
          <w:b/>
          <w:u w:val="single"/>
        </w:rPr>
      </w:pPr>
    </w:p>
    <w:p w14:paraId="2512774B" w14:textId="77777777" w:rsidR="00325008" w:rsidRPr="008F72E6" w:rsidRDefault="00325008" w:rsidP="00D4693F">
      <w:pPr>
        <w:rPr>
          <w:rFonts w:asciiTheme="majorHAnsi" w:hAnsiTheme="majorHAnsi" w:cstheme="majorHAnsi"/>
          <w:b/>
          <w:u w:val="single"/>
          <w:rtl/>
        </w:rPr>
      </w:pPr>
    </w:p>
    <w:p w14:paraId="25E30FB3" w14:textId="77777777" w:rsidR="001E4072" w:rsidRDefault="001E4072" w:rsidP="00136544">
      <w:pPr>
        <w:ind w:firstLine="720"/>
        <w:rPr>
          <w:rFonts w:asciiTheme="majorHAnsi" w:hAnsiTheme="majorHAnsi" w:cstheme="majorHAnsi"/>
          <w:b/>
          <w:u w:val="single"/>
        </w:rPr>
      </w:pPr>
    </w:p>
    <w:p w14:paraId="53E798A0" w14:textId="390A78E3" w:rsidR="001E4072" w:rsidRPr="008F72E6" w:rsidRDefault="001E4072" w:rsidP="001E4072">
      <w:pPr>
        <w:ind w:firstLine="720"/>
        <w:rPr>
          <w:rFonts w:asciiTheme="majorHAnsi" w:hAnsiTheme="majorHAnsi" w:cstheme="majorHAnsi"/>
          <w:b/>
          <w:u w:val="single"/>
        </w:rPr>
      </w:pPr>
      <w:r w:rsidRPr="008F72E6">
        <w:rPr>
          <w:rFonts w:asciiTheme="majorHAnsi" w:hAnsiTheme="majorHAnsi" w:cstheme="majorHAnsi"/>
          <w:b/>
          <w:u w:val="single"/>
        </w:rPr>
        <w:lastRenderedPageBreak/>
        <w:t>5.1.</w:t>
      </w:r>
      <w:r>
        <w:rPr>
          <w:rFonts w:asciiTheme="majorHAnsi" w:hAnsiTheme="majorHAnsi" w:cstheme="majorHAnsi"/>
          <w:b/>
          <w:u w:val="single"/>
        </w:rPr>
        <w:t>3</w:t>
      </w:r>
      <w:r w:rsidRPr="008F72E6">
        <w:rPr>
          <w:rFonts w:asciiTheme="majorHAnsi" w:hAnsiTheme="majorHAnsi" w:cstheme="majorHAnsi"/>
          <w:b/>
          <w:u w:val="single"/>
        </w:rPr>
        <w:t xml:space="preserve"> </w:t>
      </w:r>
      <w:r w:rsidR="00E757B1">
        <w:rPr>
          <w:rFonts w:asciiTheme="majorHAnsi" w:hAnsiTheme="majorHAnsi" w:cstheme="majorHAnsi"/>
          <w:b/>
          <w:u w:val="single"/>
        </w:rPr>
        <w:t>Playing the game</w:t>
      </w:r>
      <w:r w:rsidRPr="008F72E6">
        <w:rPr>
          <w:rFonts w:asciiTheme="majorHAnsi" w:hAnsiTheme="majorHAnsi" w:cstheme="majorHAnsi"/>
          <w:b/>
          <w:u w:val="single"/>
        </w:rPr>
        <w:t xml:space="preserve"> </w:t>
      </w:r>
    </w:p>
    <w:p w14:paraId="6957B46C" w14:textId="77777777" w:rsidR="001E4072" w:rsidRDefault="001E4072" w:rsidP="00136544">
      <w:pPr>
        <w:ind w:firstLine="720"/>
        <w:rPr>
          <w:rFonts w:asciiTheme="majorHAnsi" w:hAnsiTheme="majorHAnsi" w:cstheme="majorHAnsi"/>
          <w:b/>
          <w:u w:val="single"/>
        </w:rPr>
      </w:pPr>
    </w:p>
    <w:p w14:paraId="06281E47" w14:textId="3681CCC5" w:rsidR="001E4072" w:rsidRDefault="00EC164E" w:rsidP="00136544">
      <w:pPr>
        <w:ind w:firstLine="720"/>
        <w:rPr>
          <w:rFonts w:asciiTheme="majorHAnsi" w:hAnsiTheme="majorHAnsi" w:cstheme="majorHAnsi"/>
          <w:b/>
          <w:u w:val="single"/>
        </w:rPr>
      </w:pPr>
      <w:r>
        <w:rPr>
          <w:rFonts w:asciiTheme="majorHAnsi" w:hAnsiTheme="majorHAnsi" w:cstheme="majorHAnsi"/>
          <w:b/>
          <w:noProof/>
          <w:u w:val="single"/>
        </w:rPr>
        <w:drawing>
          <wp:inline distT="0" distB="0" distL="0" distR="0" wp14:anchorId="5BC78B10" wp14:editId="3BE55210">
            <wp:extent cx="5968725" cy="4848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8125" cy="4855860"/>
                    </a:xfrm>
                    <a:prstGeom prst="rect">
                      <a:avLst/>
                    </a:prstGeom>
                    <a:noFill/>
                    <a:ln>
                      <a:noFill/>
                    </a:ln>
                  </pic:spPr>
                </pic:pic>
              </a:graphicData>
            </a:graphic>
          </wp:inline>
        </w:drawing>
      </w:r>
    </w:p>
    <w:p w14:paraId="3CBD0D49" w14:textId="77777777" w:rsidR="001E4072" w:rsidRDefault="001E4072" w:rsidP="00136544">
      <w:pPr>
        <w:ind w:firstLine="720"/>
        <w:rPr>
          <w:rFonts w:asciiTheme="majorHAnsi" w:hAnsiTheme="majorHAnsi" w:cstheme="majorHAnsi"/>
          <w:b/>
          <w:u w:val="single"/>
        </w:rPr>
      </w:pPr>
    </w:p>
    <w:p w14:paraId="70029AC2" w14:textId="77777777" w:rsidR="001E4072" w:rsidRDefault="001E4072" w:rsidP="00136544">
      <w:pPr>
        <w:ind w:firstLine="720"/>
        <w:rPr>
          <w:rFonts w:asciiTheme="majorHAnsi" w:hAnsiTheme="majorHAnsi" w:cstheme="majorHAnsi"/>
          <w:b/>
          <w:u w:val="single"/>
        </w:rPr>
      </w:pPr>
    </w:p>
    <w:p w14:paraId="7729AEF5" w14:textId="77777777" w:rsidR="001E4072" w:rsidRDefault="001E4072" w:rsidP="00136544">
      <w:pPr>
        <w:ind w:firstLine="720"/>
        <w:rPr>
          <w:rFonts w:asciiTheme="majorHAnsi" w:hAnsiTheme="majorHAnsi" w:cstheme="majorHAnsi"/>
          <w:b/>
          <w:u w:val="single"/>
        </w:rPr>
      </w:pPr>
    </w:p>
    <w:p w14:paraId="05557261" w14:textId="77777777" w:rsidR="001E4072" w:rsidRDefault="001E4072" w:rsidP="00136544">
      <w:pPr>
        <w:ind w:firstLine="720"/>
        <w:rPr>
          <w:rFonts w:asciiTheme="majorHAnsi" w:hAnsiTheme="majorHAnsi" w:cstheme="majorHAnsi"/>
          <w:b/>
          <w:u w:val="single"/>
        </w:rPr>
      </w:pPr>
    </w:p>
    <w:p w14:paraId="46BB6613" w14:textId="1529F2D4" w:rsidR="00996AB5" w:rsidRPr="008F72E6" w:rsidRDefault="00136544" w:rsidP="00136544">
      <w:pPr>
        <w:ind w:firstLine="720"/>
        <w:rPr>
          <w:rFonts w:asciiTheme="majorHAnsi" w:hAnsiTheme="majorHAnsi" w:cstheme="majorHAnsi"/>
          <w:b/>
          <w:u w:val="single"/>
        </w:rPr>
      </w:pPr>
      <w:r w:rsidRPr="008F72E6">
        <w:rPr>
          <w:rFonts w:asciiTheme="majorHAnsi" w:hAnsiTheme="majorHAnsi" w:cstheme="majorHAnsi"/>
          <w:b/>
          <w:u w:val="single"/>
        </w:rPr>
        <w:lastRenderedPageBreak/>
        <w:t>5.</w:t>
      </w:r>
      <w:r w:rsidR="005F4E79" w:rsidRPr="008F72E6">
        <w:rPr>
          <w:rFonts w:asciiTheme="majorHAnsi" w:hAnsiTheme="majorHAnsi" w:cstheme="majorHAnsi"/>
          <w:b/>
          <w:u w:val="single"/>
        </w:rPr>
        <w:t>2</w:t>
      </w:r>
      <w:r w:rsidRPr="008F72E6">
        <w:rPr>
          <w:rFonts w:asciiTheme="majorHAnsi" w:hAnsiTheme="majorHAnsi" w:cstheme="majorHAnsi"/>
          <w:b/>
          <w:u w:val="single"/>
        </w:rPr>
        <w:t xml:space="preserve"> Package Diagram</w:t>
      </w:r>
      <w:r w:rsidRPr="008F72E6">
        <w:rPr>
          <w:rFonts w:asciiTheme="majorHAnsi" w:hAnsiTheme="majorHAnsi" w:cstheme="majorHAnsi"/>
          <w:b/>
          <w:noProof/>
          <w:u w:val="single"/>
        </w:rPr>
        <w:drawing>
          <wp:anchor distT="0" distB="0" distL="114300" distR="114300" simplePos="0" relativeHeight="251757568" behindDoc="1" locked="0" layoutInCell="1" allowOverlap="1" wp14:anchorId="313B2373" wp14:editId="35149D79">
            <wp:simplePos x="0" y="0"/>
            <wp:positionH relativeFrom="margin">
              <wp:align>right</wp:align>
            </wp:positionH>
            <wp:positionV relativeFrom="paragraph">
              <wp:posOffset>352425</wp:posOffset>
            </wp:positionV>
            <wp:extent cx="5724525" cy="5476875"/>
            <wp:effectExtent l="0" t="0" r="9525" b="9525"/>
            <wp:wrapTight wrapText="bothSides">
              <wp:wrapPolygon edited="0">
                <wp:start x="0" y="0"/>
                <wp:lineTo x="0" y="21562"/>
                <wp:lineTo x="21564" y="21562"/>
                <wp:lineTo x="2156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476875"/>
                    </a:xfrm>
                    <a:prstGeom prst="rect">
                      <a:avLst/>
                    </a:prstGeom>
                    <a:noFill/>
                    <a:ln>
                      <a:noFill/>
                    </a:ln>
                  </pic:spPr>
                </pic:pic>
              </a:graphicData>
            </a:graphic>
          </wp:anchor>
        </w:drawing>
      </w:r>
    </w:p>
    <w:p w14:paraId="1E47B355" w14:textId="49CFD9F1" w:rsidR="00996AB5" w:rsidRPr="008F72E6" w:rsidRDefault="00996AB5">
      <w:pPr>
        <w:ind w:firstLine="360"/>
        <w:rPr>
          <w:rFonts w:asciiTheme="majorHAnsi" w:hAnsiTheme="majorHAnsi" w:cstheme="majorHAnsi"/>
          <w:b/>
          <w:u w:val="single"/>
        </w:rPr>
      </w:pPr>
    </w:p>
    <w:p w14:paraId="3FB781D8" w14:textId="3B130B96" w:rsidR="00996AB5" w:rsidRPr="008F72E6" w:rsidRDefault="00136544">
      <w:pPr>
        <w:ind w:firstLine="360"/>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59616" behindDoc="0" locked="0" layoutInCell="1" allowOverlap="1" wp14:anchorId="632F0B53" wp14:editId="64B05367">
                <wp:simplePos x="0" y="0"/>
                <wp:positionH relativeFrom="margin">
                  <wp:align>center</wp:align>
                </wp:positionH>
                <wp:positionV relativeFrom="paragraph">
                  <wp:posOffset>3810</wp:posOffset>
                </wp:positionV>
                <wp:extent cx="2628900" cy="330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7E03E953" w14:textId="33D811E7" w:rsidR="00136544" w:rsidRPr="007D0192" w:rsidRDefault="00136544" w:rsidP="00136544">
                            <w:r w:rsidRPr="004E23B9">
                              <w:rPr>
                                <w:b/>
                                <w:bCs/>
                              </w:rPr>
                              <w:t xml:space="preserve">Fig </w:t>
                            </w:r>
                            <w:r w:rsidR="00EC164E">
                              <w:rPr>
                                <w:b/>
                                <w:bCs/>
                              </w:rPr>
                              <w:t>6</w:t>
                            </w:r>
                            <w:r w:rsidRPr="004E23B9">
                              <w:rPr>
                                <w:b/>
                                <w:bCs/>
                              </w:rPr>
                              <w:t>:</w:t>
                            </w:r>
                            <w:r>
                              <w:t xml:space="preserve"> Package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0B53" id="Text Box 63" o:spid="_x0000_s1032" type="#_x0000_t202" style="position:absolute;left:0;text-align:left;margin-left:0;margin-top:.3pt;width:207pt;height:26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" fillcolor="white [3201]" stroked="f" strokeweight=".5pt">
                <v:textbox>
                  <w:txbxContent>
                    <w:p w14:paraId="7E03E953" w14:textId="33D811E7" w:rsidR="00136544" w:rsidRPr="007D0192" w:rsidRDefault="00136544" w:rsidP="00136544">
                      <w:r w:rsidRPr="004E23B9">
                        <w:rPr>
                          <w:b/>
                          <w:bCs/>
                        </w:rPr>
                        <w:t xml:space="preserve">Fig </w:t>
                      </w:r>
                      <w:r w:rsidR="00EC164E">
                        <w:rPr>
                          <w:b/>
                          <w:bCs/>
                        </w:rPr>
                        <w:t>6</w:t>
                      </w:r>
                      <w:r w:rsidRPr="004E23B9">
                        <w:rPr>
                          <w:b/>
                          <w:bCs/>
                        </w:rPr>
                        <w:t>:</w:t>
                      </w:r>
                      <w:r>
                        <w:t xml:space="preserve"> Package Diagram </w:t>
                      </w:r>
                    </w:p>
                  </w:txbxContent>
                </v:textbox>
                <w10:wrap anchorx="margin"/>
              </v:shape>
            </w:pict>
          </mc:Fallback>
        </mc:AlternateContent>
      </w:r>
    </w:p>
    <w:p w14:paraId="7DFD1D9F" w14:textId="40C4057B" w:rsidR="00996AB5" w:rsidRPr="008F72E6" w:rsidRDefault="00996AB5">
      <w:pPr>
        <w:ind w:firstLine="360"/>
        <w:rPr>
          <w:rFonts w:asciiTheme="majorHAnsi" w:hAnsiTheme="majorHAnsi" w:cstheme="majorHAnsi"/>
          <w:b/>
          <w:u w:val="single"/>
        </w:rPr>
      </w:pPr>
    </w:p>
    <w:p w14:paraId="72665B03" w14:textId="156004B9" w:rsidR="00996AB5" w:rsidRPr="008F72E6" w:rsidRDefault="00996AB5">
      <w:pPr>
        <w:ind w:firstLine="360"/>
        <w:rPr>
          <w:rFonts w:asciiTheme="majorHAnsi" w:hAnsiTheme="majorHAnsi" w:cstheme="majorHAnsi"/>
          <w:b/>
          <w:u w:val="single"/>
        </w:rPr>
      </w:pPr>
    </w:p>
    <w:p w14:paraId="5BBE84D7" w14:textId="702E53A2" w:rsidR="00996AB5" w:rsidRPr="008F72E6" w:rsidRDefault="00996AB5">
      <w:pPr>
        <w:ind w:firstLine="360"/>
        <w:rPr>
          <w:rFonts w:asciiTheme="majorHAnsi" w:hAnsiTheme="majorHAnsi" w:cstheme="majorHAnsi"/>
          <w:b/>
          <w:u w:val="single"/>
        </w:rPr>
      </w:pPr>
    </w:p>
    <w:p w14:paraId="36FB0499" w14:textId="77777777" w:rsidR="00996AB5" w:rsidRPr="008F72E6" w:rsidRDefault="00996AB5">
      <w:pPr>
        <w:ind w:firstLine="360"/>
        <w:rPr>
          <w:rFonts w:asciiTheme="majorHAnsi" w:hAnsiTheme="majorHAnsi" w:cstheme="majorHAnsi"/>
          <w:b/>
          <w:u w:val="single"/>
        </w:rPr>
      </w:pPr>
    </w:p>
    <w:p w14:paraId="56EC28EA" w14:textId="77777777" w:rsidR="00996AB5" w:rsidRPr="008F72E6" w:rsidRDefault="00996AB5">
      <w:pPr>
        <w:ind w:firstLine="360"/>
        <w:rPr>
          <w:rFonts w:asciiTheme="majorHAnsi" w:hAnsiTheme="majorHAnsi" w:cstheme="majorHAnsi"/>
          <w:b/>
          <w:u w:val="single"/>
        </w:rPr>
      </w:pPr>
    </w:p>
    <w:p w14:paraId="3CEA6FDA" w14:textId="77777777" w:rsidR="00996AB5" w:rsidRPr="008F72E6" w:rsidRDefault="00996AB5">
      <w:pPr>
        <w:ind w:firstLine="360"/>
        <w:rPr>
          <w:rFonts w:asciiTheme="majorHAnsi" w:hAnsiTheme="majorHAnsi" w:cstheme="majorHAnsi"/>
          <w:b/>
          <w:u w:val="single"/>
        </w:rPr>
      </w:pPr>
    </w:p>
    <w:p w14:paraId="47432FA5" w14:textId="212ADA75" w:rsidR="00414C21" w:rsidRPr="008F72E6" w:rsidRDefault="00325008" w:rsidP="00325008">
      <w:pPr>
        <w:rPr>
          <w:rFonts w:asciiTheme="majorHAnsi" w:hAnsiTheme="majorHAnsi" w:cstheme="majorHAnsi"/>
          <w:b/>
          <w:u w:val="single"/>
        </w:rPr>
      </w:pPr>
      <w:r w:rsidRPr="008F72E6">
        <w:rPr>
          <w:rFonts w:asciiTheme="majorHAnsi" w:hAnsiTheme="majorHAnsi" w:cstheme="majorHAnsi"/>
          <w:b/>
          <w:u w:val="single"/>
        </w:rPr>
        <w:br w:type="page"/>
      </w:r>
    </w:p>
    <w:p w14:paraId="2761577F" w14:textId="3E709CCD" w:rsidR="009E0FDC" w:rsidRPr="008F72E6" w:rsidRDefault="009E0FDC" w:rsidP="00347AB0">
      <w:pPr>
        <w:rPr>
          <w:rFonts w:asciiTheme="majorHAnsi" w:hAnsiTheme="majorHAnsi" w:cstheme="majorHAnsi"/>
          <w:b/>
          <w:u w:val="single"/>
          <w:rtl/>
        </w:rPr>
      </w:pPr>
    </w:p>
    <w:p w14:paraId="277A55A8" w14:textId="77777777" w:rsidR="00C14EA7" w:rsidRPr="008F72E6" w:rsidRDefault="00C14EA7" w:rsidP="00347AB0">
      <w:pPr>
        <w:rPr>
          <w:rFonts w:asciiTheme="majorHAnsi" w:hAnsiTheme="majorHAnsi" w:cstheme="majorHAnsi"/>
          <w:b/>
          <w:u w:val="single"/>
        </w:rPr>
      </w:pPr>
    </w:p>
    <w:p w14:paraId="33DD718F" w14:textId="47B4E1CD" w:rsidR="00ED2369" w:rsidRPr="008F72E6" w:rsidRDefault="00334F3A" w:rsidP="00A06124">
      <w:pPr>
        <w:ind w:left="360" w:firstLine="360"/>
        <w:rPr>
          <w:rFonts w:asciiTheme="majorHAnsi" w:hAnsiTheme="majorHAnsi" w:cstheme="majorHAnsi"/>
          <w:b/>
          <w:u w:val="single"/>
        </w:rPr>
      </w:pPr>
      <w:r w:rsidRPr="008F72E6">
        <w:rPr>
          <w:rFonts w:asciiTheme="majorHAnsi" w:hAnsiTheme="majorHAnsi" w:cstheme="majorHAnsi"/>
          <w:b/>
          <w:u w:val="single"/>
        </w:rPr>
        <w:t>5.</w:t>
      </w:r>
      <w:r w:rsidR="005F4E79" w:rsidRPr="008F72E6">
        <w:rPr>
          <w:rFonts w:asciiTheme="majorHAnsi" w:hAnsiTheme="majorHAnsi" w:cstheme="majorHAnsi"/>
          <w:b/>
          <w:u w:val="single"/>
        </w:rPr>
        <w:t xml:space="preserve">3 </w:t>
      </w:r>
      <w:r w:rsidRPr="008F72E6">
        <w:rPr>
          <w:rFonts w:asciiTheme="majorHAnsi" w:hAnsiTheme="majorHAnsi" w:cstheme="majorHAnsi"/>
          <w:b/>
          <w:u w:val="single"/>
        </w:rPr>
        <w:t>S</w:t>
      </w:r>
      <w:r w:rsidR="00347AB0" w:rsidRPr="008F72E6">
        <w:rPr>
          <w:rFonts w:asciiTheme="majorHAnsi" w:hAnsiTheme="majorHAnsi" w:cstheme="majorHAnsi"/>
          <w:b/>
          <w:u w:val="single"/>
        </w:rPr>
        <w:t>creens</w:t>
      </w:r>
      <w:r w:rsidR="00435157" w:rsidRPr="008F72E6">
        <w:rPr>
          <w:rFonts w:asciiTheme="majorHAnsi" w:hAnsiTheme="majorHAnsi" w:cstheme="majorHAnsi"/>
          <w:b/>
          <w:u w:val="single"/>
        </w:rPr>
        <w:t xml:space="preserve"> </w:t>
      </w:r>
      <w:r w:rsidR="00ED2369" w:rsidRPr="008F72E6">
        <w:rPr>
          <w:rFonts w:asciiTheme="majorHAnsi" w:hAnsiTheme="majorHAnsi" w:cstheme="majorHAnsi"/>
          <w:b/>
          <w:u w:val="single"/>
        </w:rPr>
        <w:t>-</w:t>
      </w:r>
    </w:p>
    <w:p w14:paraId="58C4E2D2" w14:textId="6DBE1ABA" w:rsidR="00EB758D" w:rsidRPr="008F72E6" w:rsidRDefault="00EB758D" w:rsidP="00A06124">
      <w:pPr>
        <w:ind w:left="360" w:firstLine="360"/>
        <w:rPr>
          <w:rFonts w:asciiTheme="majorHAnsi" w:hAnsiTheme="majorHAnsi" w:cstheme="majorHAnsi"/>
          <w:b/>
        </w:rPr>
      </w:pPr>
      <w:r w:rsidRPr="008F72E6">
        <w:rPr>
          <w:noProof/>
        </w:rPr>
        <w:drawing>
          <wp:anchor distT="0" distB="0" distL="114300" distR="114300" simplePos="0" relativeHeight="251721728" behindDoc="1" locked="0" layoutInCell="1" allowOverlap="1" wp14:anchorId="4B8E927F" wp14:editId="704C6BC3">
            <wp:simplePos x="0" y="0"/>
            <wp:positionH relativeFrom="margin">
              <wp:align>right</wp:align>
            </wp:positionH>
            <wp:positionV relativeFrom="paragraph">
              <wp:posOffset>215265</wp:posOffset>
            </wp:positionV>
            <wp:extent cx="5733415" cy="2579370"/>
            <wp:effectExtent l="0" t="0" r="635" b="0"/>
            <wp:wrapTight wrapText="bothSides">
              <wp:wrapPolygon edited="0">
                <wp:start x="0" y="0"/>
                <wp:lineTo x="0" y="21377"/>
                <wp:lineTo x="21531" y="21377"/>
                <wp:lineTo x="21531"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2579370"/>
                    </a:xfrm>
                    <a:prstGeom prst="rect">
                      <a:avLst/>
                    </a:prstGeom>
                  </pic:spPr>
                </pic:pic>
              </a:graphicData>
            </a:graphic>
          </wp:anchor>
        </w:drawing>
      </w:r>
      <w:r w:rsidRPr="008F72E6">
        <w:rPr>
          <w:rFonts w:asciiTheme="majorHAnsi" w:hAnsiTheme="majorHAnsi" w:cstheme="majorHAnsi"/>
          <w:b/>
        </w:rPr>
        <w:t>The Home Page:</w:t>
      </w:r>
    </w:p>
    <w:p w14:paraId="1B4F5A7A" w14:textId="6733D5C2" w:rsidR="00EB758D" w:rsidRPr="008F72E6" w:rsidRDefault="00EB758D" w:rsidP="00A06124">
      <w:pPr>
        <w:ind w:firstLine="720"/>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06368" behindDoc="0" locked="0" layoutInCell="1" allowOverlap="1" wp14:anchorId="33ECBBC2" wp14:editId="6ABEDD8B">
                <wp:simplePos x="0" y="0"/>
                <wp:positionH relativeFrom="column">
                  <wp:posOffset>1679575</wp:posOffset>
                </wp:positionH>
                <wp:positionV relativeFrom="paragraph">
                  <wp:posOffset>2713990</wp:posOffset>
                </wp:positionV>
                <wp:extent cx="2628900" cy="330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3FE1F01D" w14:textId="6FA9139F" w:rsidR="00D7774E" w:rsidRPr="007D0192" w:rsidRDefault="00D7774E" w:rsidP="0007270D">
                            <w:r w:rsidRPr="004E23B9">
                              <w:rPr>
                                <w:b/>
                                <w:bCs/>
                              </w:rPr>
                              <w:t xml:space="preserve">Fig </w:t>
                            </w:r>
                            <w:r w:rsidR="00EC164E">
                              <w:rPr>
                                <w:b/>
                                <w:bCs/>
                              </w:rPr>
                              <w:t>7</w:t>
                            </w:r>
                            <w:r w:rsidRPr="004E23B9">
                              <w:rPr>
                                <w:b/>
                                <w:bCs/>
                              </w:rPr>
                              <w:t>:</w:t>
                            </w:r>
                            <w:r>
                              <w:t xml:space="preserve"> </w:t>
                            </w:r>
                            <w:r w:rsidR="00EB758D">
                              <w:t>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BBC2" id="Text Box 30" o:spid="_x0000_s1033" type="#_x0000_t202" style="position:absolute;left:0;text-align:left;margin-left:132.25pt;margin-top:213.7pt;width:207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" fillcolor="white [3201]" stroked="f" strokeweight=".5pt">
                <v:textbox>
                  <w:txbxContent>
                    <w:p w14:paraId="3FE1F01D" w14:textId="6FA9139F" w:rsidR="00D7774E" w:rsidRPr="007D0192" w:rsidRDefault="00D7774E" w:rsidP="0007270D">
                      <w:r w:rsidRPr="004E23B9">
                        <w:rPr>
                          <w:b/>
                          <w:bCs/>
                        </w:rPr>
                        <w:t xml:space="preserve">Fig </w:t>
                      </w:r>
                      <w:r w:rsidR="00EC164E">
                        <w:rPr>
                          <w:b/>
                          <w:bCs/>
                        </w:rPr>
                        <w:t>7</w:t>
                      </w:r>
                      <w:r w:rsidRPr="004E23B9">
                        <w:rPr>
                          <w:b/>
                          <w:bCs/>
                        </w:rPr>
                        <w:t>:</w:t>
                      </w:r>
                      <w:r>
                        <w:t xml:space="preserve"> </w:t>
                      </w:r>
                      <w:r w:rsidR="00EB758D">
                        <w:t>The Home page</w:t>
                      </w:r>
                    </w:p>
                  </w:txbxContent>
                </v:textbox>
              </v:shape>
            </w:pict>
          </mc:Fallback>
        </mc:AlternateContent>
      </w:r>
    </w:p>
    <w:p w14:paraId="3DF4FFAF" w14:textId="1F616EE2" w:rsidR="00EB758D" w:rsidRPr="008F72E6" w:rsidRDefault="00EB758D" w:rsidP="00A06124">
      <w:pPr>
        <w:ind w:firstLine="720"/>
        <w:rPr>
          <w:rFonts w:asciiTheme="majorHAnsi" w:hAnsiTheme="majorHAnsi" w:cstheme="majorHAnsi"/>
          <w:b/>
        </w:rPr>
      </w:pPr>
    </w:p>
    <w:p w14:paraId="6E82D10A" w14:textId="5BD72A5D" w:rsidR="00EB758D" w:rsidRPr="008F72E6" w:rsidRDefault="00A3053F" w:rsidP="00A06124">
      <w:pPr>
        <w:ind w:firstLine="720"/>
        <w:rPr>
          <w:rFonts w:asciiTheme="majorHAnsi" w:hAnsiTheme="majorHAnsi" w:cstheme="majorHAnsi"/>
          <w:b/>
        </w:rPr>
      </w:pPr>
      <w:r>
        <w:rPr>
          <w:noProof/>
        </w:rPr>
        <w:drawing>
          <wp:anchor distT="0" distB="0" distL="114300" distR="114300" simplePos="0" relativeHeight="251776000" behindDoc="1" locked="0" layoutInCell="1" allowOverlap="1" wp14:anchorId="40E5196C" wp14:editId="4347720B">
            <wp:simplePos x="0" y="0"/>
            <wp:positionH relativeFrom="column">
              <wp:posOffset>371475</wp:posOffset>
            </wp:positionH>
            <wp:positionV relativeFrom="paragraph">
              <wp:posOffset>342900</wp:posOffset>
            </wp:positionV>
            <wp:extent cx="5391150" cy="3848100"/>
            <wp:effectExtent l="0" t="0" r="0" b="0"/>
            <wp:wrapTight wrapText="bothSides">
              <wp:wrapPolygon edited="0">
                <wp:start x="0" y="0"/>
                <wp:lineTo x="0" y="21493"/>
                <wp:lineTo x="21524" y="21493"/>
                <wp:lineTo x="21524"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91150" cy="3848100"/>
                    </a:xfrm>
                    <a:prstGeom prst="rect">
                      <a:avLst/>
                    </a:prstGeom>
                  </pic:spPr>
                </pic:pic>
              </a:graphicData>
            </a:graphic>
          </wp:anchor>
        </w:drawing>
      </w:r>
      <w:r w:rsidR="00C043E0" w:rsidRPr="008F72E6">
        <w:rPr>
          <w:rFonts w:asciiTheme="majorHAnsi" w:hAnsiTheme="majorHAnsi" w:cstheme="majorHAnsi"/>
          <w:b/>
        </w:rPr>
        <w:t xml:space="preserve">The </w:t>
      </w:r>
      <w:r w:rsidR="00EB758D" w:rsidRPr="008F72E6">
        <w:rPr>
          <w:rFonts w:asciiTheme="majorHAnsi" w:hAnsiTheme="majorHAnsi" w:cstheme="majorHAnsi"/>
          <w:b/>
        </w:rPr>
        <w:t>Login</w:t>
      </w:r>
      <w:r w:rsidR="00C043E0" w:rsidRPr="008F72E6">
        <w:rPr>
          <w:rFonts w:asciiTheme="majorHAnsi" w:hAnsiTheme="majorHAnsi" w:cstheme="majorHAnsi"/>
          <w:b/>
        </w:rPr>
        <w:t xml:space="preserve"> page</w:t>
      </w:r>
      <w:r w:rsidR="00EB758D" w:rsidRPr="008F72E6">
        <w:rPr>
          <w:rFonts w:asciiTheme="majorHAnsi" w:hAnsiTheme="majorHAnsi" w:cstheme="majorHAnsi"/>
          <w:b/>
        </w:rPr>
        <w:t>:</w:t>
      </w:r>
    </w:p>
    <w:p w14:paraId="51B6828E" w14:textId="6881209A" w:rsidR="00EB758D" w:rsidRPr="008F72E6" w:rsidRDefault="00A3053F" w:rsidP="00A06124">
      <w:pPr>
        <w:ind w:firstLine="720"/>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08416" behindDoc="0" locked="0" layoutInCell="1" allowOverlap="1" wp14:anchorId="76EA12D3" wp14:editId="15872D08">
                <wp:simplePos x="0" y="0"/>
                <wp:positionH relativeFrom="margin">
                  <wp:posOffset>1771015</wp:posOffset>
                </wp:positionH>
                <wp:positionV relativeFrom="paragraph">
                  <wp:posOffset>4097655</wp:posOffset>
                </wp:positionV>
                <wp:extent cx="2628900" cy="330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6BD6297A" w14:textId="163C1191" w:rsidR="00D7774E" w:rsidRPr="007D0192" w:rsidRDefault="00D7774E" w:rsidP="0022635E">
                            <w:r w:rsidRPr="004E23B9">
                              <w:rPr>
                                <w:b/>
                                <w:bCs/>
                              </w:rPr>
                              <w:t xml:space="preserve">Fig </w:t>
                            </w:r>
                            <w:r w:rsidR="00EC164E">
                              <w:rPr>
                                <w:b/>
                                <w:bCs/>
                              </w:rPr>
                              <w:t>8</w:t>
                            </w:r>
                            <w:r w:rsidRPr="004E23B9">
                              <w:rPr>
                                <w:b/>
                                <w:bCs/>
                              </w:rPr>
                              <w:t>:</w:t>
                            </w:r>
                            <w:r>
                              <w:t xml:space="preserve">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A12D3" id="Text Box 32" o:spid="_x0000_s1034" type="#_x0000_t202" style="position:absolute;left:0;text-align:left;margin-left:139.45pt;margin-top:322.65pt;width:207pt;height:2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" fillcolor="white [3201]" stroked="f" strokeweight=".5pt">
                <v:textbox>
                  <w:txbxContent>
                    <w:p w14:paraId="6BD6297A" w14:textId="163C1191" w:rsidR="00D7774E" w:rsidRPr="007D0192" w:rsidRDefault="00D7774E" w:rsidP="0022635E">
                      <w:r w:rsidRPr="004E23B9">
                        <w:rPr>
                          <w:b/>
                          <w:bCs/>
                        </w:rPr>
                        <w:t xml:space="preserve">Fig </w:t>
                      </w:r>
                      <w:r w:rsidR="00EC164E">
                        <w:rPr>
                          <w:b/>
                          <w:bCs/>
                        </w:rPr>
                        <w:t>8</w:t>
                      </w:r>
                      <w:r w:rsidRPr="004E23B9">
                        <w:rPr>
                          <w:b/>
                          <w:bCs/>
                        </w:rPr>
                        <w:t>:</w:t>
                      </w:r>
                      <w:r>
                        <w:t xml:space="preserve"> Login Page</w:t>
                      </w:r>
                    </w:p>
                  </w:txbxContent>
                </v:textbox>
                <w10:wrap anchorx="margin"/>
              </v:shape>
            </w:pict>
          </mc:Fallback>
        </mc:AlternateContent>
      </w:r>
    </w:p>
    <w:p w14:paraId="6BAC5665" w14:textId="5D60E2C7" w:rsidR="00EB758D" w:rsidRPr="008F72E6" w:rsidRDefault="00EB758D" w:rsidP="00A06124">
      <w:pPr>
        <w:ind w:firstLine="720"/>
        <w:rPr>
          <w:rFonts w:asciiTheme="majorHAnsi" w:hAnsiTheme="majorHAnsi" w:cstheme="majorHAnsi"/>
          <w:b/>
        </w:rPr>
      </w:pPr>
    </w:p>
    <w:p w14:paraId="11CDDC88" w14:textId="058B3F3F" w:rsidR="00EB758D" w:rsidRPr="008F72E6" w:rsidRDefault="00EB758D" w:rsidP="00A06124">
      <w:pPr>
        <w:ind w:firstLine="720"/>
        <w:rPr>
          <w:rFonts w:asciiTheme="majorHAnsi" w:hAnsiTheme="majorHAnsi" w:cstheme="majorHAnsi"/>
          <w:b/>
        </w:rPr>
      </w:pPr>
    </w:p>
    <w:p w14:paraId="677F8C8B" w14:textId="77777777" w:rsidR="00A3053F" w:rsidRDefault="00A3053F" w:rsidP="00A06124">
      <w:pPr>
        <w:ind w:firstLine="720"/>
        <w:rPr>
          <w:rFonts w:asciiTheme="majorHAnsi" w:hAnsiTheme="majorHAnsi" w:cstheme="majorHAnsi"/>
          <w:b/>
        </w:rPr>
      </w:pPr>
    </w:p>
    <w:p w14:paraId="5BCCA752" w14:textId="77777777" w:rsidR="00A3053F" w:rsidRDefault="00A3053F" w:rsidP="00A06124">
      <w:pPr>
        <w:ind w:firstLine="720"/>
        <w:rPr>
          <w:rFonts w:asciiTheme="majorHAnsi" w:hAnsiTheme="majorHAnsi" w:cstheme="majorHAnsi"/>
          <w:b/>
        </w:rPr>
      </w:pPr>
    </w:p>
    <w:p w14:paraId="790151E2" w14:textId="233FA5E9" w:rsidR="00ED2369" w:rsidRPr="008F72E6" w:rsidRDefault="002C1EB7" w:rsidP="00A06124">
      <w:pPr>
        <w:ind w:firstLine="720"/>
        <w:rPr>
          <w:rFonts w:asciiTheme="majorHAnsi" w:hAnsiTheme="majorHAnsi" w:cstheme="majorHAnsi"/>
          <w:b/>
        </w:rPr>
      </w:pPr>
      <w:r w:rsidRPr="008F72E6">
        <w:rPr>
          <w:rFonts w:asciiTheme="majorHAnsi" w:hAnsiTheme="majorHAnsi" w:cstheme="majorHAnsi"/>
          <w:b/>
        </w:rPr>
        <w:t>The</w:t>
      </w:r>
      <w:r w:rsidR="00EB758D" w:rsidRPr="008F72E6">
        <w:rPr>
          <w:rFonts w:asciiTheme="majorHAnsi" w:hAnsiTheme="majorHAnsi" w:cstheme="majorHAnsi"/>
          <w:b/>
        </w:rPr>
        <w:t xml:space="preserve"> </w:t>
      </w:r>
      <w:r w:rsidR="00ED2369" w:rsidRPr="008F72E6">
        <w:rPr>
          <w:rFonts w:asciiTheme="majorHAnsi" w:hAnsiTheme="majorHAnsi" w:cstheme="majorHAnsi"/>
          <w:b/>
        </w:rPr>
        <w:t>Register</w:t>
      </w:r>
      <w:r w:rsidRPr="008F72E6">
        <w:rPr>
          <w:rFonts w:asciiTheme="majorHAnsi" w:hAnsiTheme="majorHAnsi" w:cstheme="majorHAnsi"/>
          <w:b/>
        </w:rPr>
        <w:t xml:space="preserve"> Screen</w:t>
      </w:r>
      <w:r w:rsidR="00ED2369" w:rsidRPr="008F72E6">
        <w:rPr>
          <w:rFonts w:asciiTheme="majorHAnsi" w:hAnsiTheme="majorHAnsi" w:cstheme="majorHAnsi"/>
          <w:b/>
        </w:rPr>
        <w:t>:</w:t>
      </w:r>
    </w:p>
    <w:p w14:paraId="302C3A64" w14:textId="0A45EC04" w:rsidR="00ED2369" w:rsidRPr="008F72E6" w:rsidRDefault="00EB758D">
      <w:pPr>
        <w:rPr>
          <w:rFonts w:asciiTheme="majorHAnsi" w:hAnsiTheme="majorHAnsi" w:cstheme="majorHAnsi"/>
          <w:b/>
        </w:rPr>
      </w:pPr>
      <w:r w:rsidRPr="008F72E6">
        <w:rPr>
          <w:noProof/>
        </w:rPr>
        <w:t xml:space="preserve"> </w:t>
      </w:r>
      <w:r w:rsidR="00A3053F">
        <w:rPr>
          <w:noProof/>
        </w:rPr>
        <w:drawing>
          <wp:inline distT="0" distB="0" distL="0" distR="0" wp14:anchorId="377C0D6D" wp14:editId="2D1BDC60">
            <wp:extent cx="5534025" cy="385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3857625"/>
                    </a:xfrm>
                    <a:prstGeom prst="rect">
                      <a:avLst/>
                    </a:prstGeom>
                  </pic:spPr>
                </pic:pic>
              </a:graphicData>
            </a:graphic>
          </wp:inline>
        </w:drawing>
      </w:r>
    </w:p>
    <w:p w14:paraId="3F103172" w14:textId="0C662166" w:rsidR="00ED2369" w:rsidRPr="008F72E6" w:rsidRDefault="00A3053F">
      <w:pPr>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10464" behindDoc="0" locked="0" layoutInCell="1" allowOverlap="1" wp14:anchorId="0443DA52" wp14:editId="062CEA14">
                <wp:simplePos x="0" y="0"/>
                <wp:positionH relativeFrom="column">
                  <wp:posOffset>2025650</wp:posOffset>
                </wp:positionH>
                <wp:positionV relativeFrom="paragraph">
                  <wp:posOffset>8255</wp:posOffset>
                </wp:positionV>
                <wp:extent cx="2628900" cy="330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3CB0DE58" w14:textId="11B880A9" w:rsidR="00D7774E" w:rsidRPr="007D0192" w:rsidRDefault="00D7774E" w:rsidP="009A0D47">
                            <w:r w:rsidRPr="004E23B9">
                              <w:rPr>
                                <w:b/>
                                <w:bCs/>
                              </w:rPr>
                              <w:t xml:space="preserve">Fig </w:t>
                            </w:r>
                            <w:r w:rsidR="00EC164E">
                              <w:rPr>
                                <w:b/>
                                <w:bCs/>
                              </w:rPr>
                              <w:t>9</w:t>
                            </w:r>
                            <w:r w:rsidRPr="004E23B9">
                              <w:rPr>
                                <w:b/>
                                <w:bCs/>
                              </w:rPr>
                              <w:t>:</w:t>
                            </w:r>
                            <w:r>
                              <w:t xml:space="preserve"> Register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3DA52" id="Text Box 33" o:spid="_x0000_s1035" type="#_x0000_t202" style="position:absolute;margin-left:159.5pt;margin-top:.65pt;width:207pt;height:2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" fillcolor="white [3201]" stroked="f" strokeweight=".5pt">
                <v:textbox>
                  <w:txbxContent>
                    <w:p w14:paraId="3CB0DE58" w14:textId="11B880A9" w:rsidR="00D7774E" w:rsidRPr="007D0192" w:rsidRDefault="00D7774E" w:rsidP="009A0D47">
                      <w:r w:rsidRPr="004E23B9">
                        <w:rPr>
                          <w:b/>
                          <w:bCs/>
                        </w:rPr>
                        <w:t xml:space="preserve">Fig </w:t>
                      </w:r>
                      <w:r w:rsidR="00EC164E">
                        <w:rPr>
                          <w:b/>
                          <w:bCs/>
                        </w:rPr>
                        <w:t>9</w:t>
                      </w:r>
                      <w:r w:rsidRPr="004E23B9">
                        <w:rPr>
                          <w:b/>
                          <w:bCs/>
                        </w:rPr>
                        <w:t>:</w:t>
                      </w:r>
                      <w:r>
                        <w:t xml:space="preserve"> Register Page</w:t>
                      </w:r>
                    </w:p>
                  </w:txbxContent>
                </v:textbox>
              </v:shape>
            </w:pict>
          </mc:Fallback>
        </mc:AlternateContent>
      </w:r>
    </w:p>
    <w:p w14:paraId="771A2E13" w14:textId="36AFBE5D" w:rsidR="00EB758D" w:rsidRPr="008F72E6" w:rsidRDefault="00EB758D">
      <w:pPr>
        <w:rPr>
          <w:rFonts w:asciiTheme="majorHAnsi" w:hAnsiTheme="majorHAnsi" w:cstheme="majorHAnsi"/>
          <w:bCs/>
        </w:rPr>
      </w:pPr>
    </w:p>
    <w:p w14:paraId="6F7F1F50" w14:textId="31E83263" w:rsidR="00EB758D" w:rsidRPr="008F72E6" w:rsidRDefault="00EB758D">
      <w:pPr>
        <w:rPr>
          <w:rFonts w:asciiTheme="majorHAnsi" w:hAnsiTheme="majorHAnsi" w:cstheme="majorHAnsi"/>
          <w:bCs/>
        </w:rPr>
      </w:pPr>
    </w:p>
    <w:p w14:paraId="39FA5884" w14:textId="77777777" w:rsidR="00D97F5B" w:rsidRDefault="00D97F5B" w:rsidP="00604120">
      <w:pPr>
        <w:rPr>
          <w:rFonts w:asciiTheme="majorHAnsi" w:hAnsiTheme="majorHAnsi" w:cstheme="majorHAnsi"/>
          <w:b/>
        </w:rPr>
      </w:pPr>
    </w:p>
    <w:p w14:paraId="4D44FFFF" w14:textId="77777777" w:rsidR="00D97F5B" w:rsidRDefault="00D97F5B" w:rsidP="00604120">
      <w:pPr>
        <w:rPr>
          <w:rFonts w:asciiTheme="majorHAnsi" w:hAnsiTheme="majorHAnsi" w:cstheme="majorHAnsi"/>
          <w:b/>
        </w:rPr>
      </w:pPr>
    </w:p>
    <w:p w14:paraId="6F04EF46" w14:textId="77777777" w:rsidR="00D97F5B" w:rsidRDefault="00D97F5B" w:rsidP="00604120">
      <w:pPr>
        <w:rPr>
          <w:rFonts w:asciiTheme="majorHAnsi" w:hAnsiTheme="majorHAnsi" w:cstheme="majorHAnsi"/>
          <w:b/>
        </w:rPr>
      </w:pPr>
    </w:p>
    <w:p w14:paraId="0B60D8B6" w14:textId="77777777" w:rsidR="00D97F5B" w:rsidRDefault="00D97F5B" w:rsidP="00604120">
      <w:pPr>
        <w:rPr>
          <w:rFonts w:asciiTheme="majorHAnsi" w:hAnsiTheme="majorHAnsi" w:cstheme="majorHAnsi"/>
          <w:b/>
        </w:rPr>
      </w:pPr>
    </w:p>
    <w:p w14:paraId="7EE13D39" w14:textId="77777777" w:rsidR="00D97F5B" w:rsidRDefault="00D97F5B" w:rsidP="00604120">
      <w:pPr>
        <w:rPr>
          <w:rFonts w:asciiTheme="majorHAnsi" w:hAnsiTheme="majorHAnsi" w:cstheme="majorHAnsi"/>
          <w:b/>
        </w:rPr>
      </w:pPr>
    </w:p>
    <w:p w14:paraId="0F2D3128" w14:textId="77777777" w:rsidR="00D97F5B" w:rsidRDefault="00D97F5B" w:rsidP="00604120">
      <w:pPr>
        <w:rPr>
          <w:rFonts w:asciiTheme="majorHAnsi" w:hAnsiTheme="majorHAnsi" w:cstheme="majorHAnsi"/>
          <w:b/>
        </w:rPr>
      </w:pPr>
    </w:p>
    <w:p w14:paraId="10B24175" w14:textId="77777777" w:rsidR="00D97F5B" w:rsidRDefault="00D97F5B" w:rsidP="00604120">
      <w:pPr>
        <w:rPr>
          <w:rFonts w:asciiTheme="majorHAnsi" w:hAnsiTheme="majorHAnsi" w:cstheme="majorHAnsi"/>
          <w:b/>
        </w:rPr>
      </w:pPr>
    </w:p>
    <w:p w14:paraId="297FA8B9" w14:textId="77777777" w:rsidR="00D97F5B" w:rsidRDefault="00D97F5B" w:rsidP="00604120">
      <w:pPr>
        <w:rPr>
          <w:rFonts w:asciiTheme="majorHAnsi" w:hAnsiTheme="majorHAnsi" w:cstheme="majorHAnsi"/>
          <w:b/>
        </w:rPr>
      </w:pPr>
    </w:p>
    <w:p w14:paraId="2AA48FC0" w14:textId="77777777" w:rsidR="00D97F5B" w:rsidRDefault="00D97F5B" w:rsidP="00604120">
      <w:pPr>
        <w:rPr>
          <w:rFonts w:asciiTheme="majorHAnsi" w:hAnsiTheme="majorHAnsi" w:cstheme="majorHAnsi"/>
          <w:b/>
        </w:rPr>
      </w:pPr>
    </w:p>
    <w:p w14:paraId="4C4B0E93" w14:textId="77777777" w:rsidR="00D97F5B" w:rsidRDefault="00D97F5B" w:rsidP="00604120">
      <w:pPr>
        <w:rPr>
          <w:rFonts w:asciiTheme="majorHAnsi" w:hAnsiTheme="majorHAnsi" w:cstheme="majorHAnsi"/>
          <w:b/>
        </w:rPr>
      </w:pPr>
    </w:p>
    <w:p w14:paraId="69A4D214" w14:textId="77777777" w:rsidR="00D97F5B" w:rsidRDefault="00D97F5B" w:rsidP="00604120">
      <w:pPr>
        <w:rPr>
          <w:rFonts w:asciiTheme="majorHAnsi" w:hAnsiTheme="majorHAnsi" w:cstheme="majorHAnsi"/>
          <w:b/>
        </w:rPr>
      </w:pPr>
    </w:p>
    <w:p w14:paraId="1A6749E1" w14:textId="77777777" w:rsidR="00D97F5B" w:rsidRDefault="00D97F5B" w:rsidP="00604120">
      <w:pPr>
        <w:rPr>
          <w:rFonts w:asciiTheme="majorHAnsi" w:hAnsiTheme="majorHAnsi" w:cstheme="majorHAnsi"/>
          <w:b/>
        </w:rPr>
      </w:pPr>
    </w:p>
    <w:p w14:paraId="52D9B3C1" w14:textId="77777777" w:rsidR="00D97F5B" w:rsidRDefault="00D97F5B" w:rsidP="00604120">
      <w:pPr>
        <w:rPr>
          <w:rFonts w:asciiTheme="majorHAnsi" w:hAnsiTheme="majorHAnsi" w:cstheme="majorHAnsi"/>
          <w:b/>
        </w:rPr>
      </w:pPr>
    </w:p>
    <w:p w14:paraId="004BB755" w14:textId="77777777" w:rsidR="00D97F5B" w:rsidRDefault="00D97F5B" w:rsidP="00604120">
      <w:pPr>
        <w:rPr>
          <w:rFonts w:asciiTheme="majorHAnsi" w:hAnsiTheme="majorHAnsi" w:cstheme="majorHAnsi"/>
          <w:b/>
        </w:rPr>
      </w:pPr>
    </w:p>
    <w:p w14:paraId="6599C751" w14:textId="77777777" w:rsidR="00D97F5B" w:rsidRDefault="00D97F5B" w:rsidP="00604120">
      <w:pPr>
        <w:rPr>
          <w:rFonts w:asciiTheme="majorHAnsi" w:hAnsiTheme="majorHAnsi" w:cstheme="majorHAnsi"/>
          <w:b/>
        </w:rPr>
      </w:pPr>
    </w:p>
    <w:p w14:paraId="6FABE703" w14:textId="77777777" w:rsidR="00D97F5B" w:rsidRDefault="00D97F5B" w:rsidP="00604120">
      <w:pPr>
        <w:rPr>
          <w:rFonts w:asciiTheme="majorHAnsi" w:hAnsiTheme="majorHAnsi" w:cstheme="majorHAnsi"/>
          <w:b/>
        </w:rPr>
      </w:pPr>
    </w:p>
    <w:p w14:paraId="59EFEA46" w14:textId="77777777" w:rsidR="00D97F5B" w:rsidRDefault="00D97F5B" w:rsidP="00604120">
      <w:pPr>
        <w:rPr>
          <w:rFonts w:asciiTheme="majorHAnsi" w:hAnsiTheme="majorHAnsi" w:cstheme="majorHAnsi"/>
          <w:b/>
        </w:rPr>
      </w:pPr>
    </w:p>
    <w:p w14:paraId="3F12016B" w14:textId="77777777" w:rsidR="00D97F5B" w:rsidRDefault="00D97F5B" w:rsidP="00604120">
      <w:pPr>
        <w:rPr>
          <w:rFonts w:asciiTheme="majorHAnsi" w:hAnsiTheme="majorHAnsi" w:cstheme="majorHAnsi"/>
          <w:b/>
        </w:rPr>
      </w:pPr>
    </w:p>
    <w:p w14:paraId="49FB7E5A" w14:textId="77777777" w:rsidR="00D97F5B" w:rsidRDefault="00D97F5B" w:rsidP="00604120">
      <w:pPr>
        <w:rPr>
          <w:rFonts w:asciiTheme="majorHAnsi" w:hAnsiTheme="majorHAnsi" w:cstheme="majorHAnsi"/>
          <w:b/>
        </w:rPr>
      </w:pPr>
    </w:p>
    <w:p w14:paraId="52B14ED3" w14:textId="30CD2B1B" w:rsidR="00604120" w:rsidRPr="008F72E6" w:rsidRDefault="00604120" w:rsidP="00604120">
      <w:pPr>
        <w:rPr>
          <w:rFonts w:asciiTheme="majorHAnsi" w:hAnsiTheme="majorHAnsi" w:cstheme="majorHAnsi"/>
          <w:b/>
        </w:rPr>
      </w:pPr>
      <w:r w:rsidRPr="008F72E6">
        <w:rPr>
          <w:rFonts w:asciiTheme="majorHAnsi" w:hAnsiTheme="majorHAnsi" w:cstheme="majorHAnsi"/>
          <w:b/>
        </w:rPr>
        <w:lastRenderedPageBreak/>
        <w:t>The Play Screen:</w:t>
      </w:r>
    </w:p>
    <w:p w14:paraId="5CAEA0B0" w14:textId="38ECA06D" w:rsidR="00D97F5B" w:rsidRDefault="00ED2369" w:rsidP="00D97F5B">
      <w:pPr>
        <w:rPr>
          <w:rFonts w:asciiTheme="majorHAnsi" w:hAnsiTheme="majorHAnsi" w:cstheme="majorHAnsi"/>
          <w:b/>
        </w:rPr>
      </w:pPr>
      <w:r w:rsidRPr="008F72E6">
        <w:rPr>
          <w:rFonts w:asciiTheme="majorHAnsi" w:hAnsiTheme="majorHAnsi" w:cstheme="majorHAnsi"/>
          <w:bCs/>
        </w:rPr>
        <w:t xml:space="preserve">After filling the details, the system will </w:t>
      </w:r>
      <w:r w:rsidR="00EB758D" w:rsidRPr="008F72E6">
        <w:rPr>
          <w:rFonts w:asciiTheme="majorHAnsi" w:hAnsiTheme="majorHAnsi" w:cstheme="majorHAnsi"/>
          <w:bCs/>
        </w:rPr>
        <w:t>provide the user to move to the 'play' screen</w:t>
      </w:r>
      <w:r w:rsidR="00A77D81" w:rsidRPr="008F72E6">
        <w:rPr>
          <w:rFonts w:asciiTheme="majorHAnsi" w:hAnsiTheme="majorHAnsi" w:cstheme="majorHAnsi"/>
          <w:bCs/>
        </w:rPr>
        <w:t>.</w:t>
      </w:r>
    </w:p>
    <w:p w14:paraId="504EAF39" w14:textId="4F407896" w:rsidR="00604120" w:rsidRPr="008F72E6" w:rsidRDefault="00D97F5B" w:rsidP="00D97F5B">
      <w:pPr>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35040" behindDoc="0" locked="0" layoutInCell="1" allowOverlap="1" wp14:anchorId="208A14C9" wp14:editId="0FFF4681">
                <wp:simplePos x="0" y="0"/>
                <wp:positionH relativeFrom="margin">
                  <wp:posOffset>1294765</wp:posOffset>
                </wp:positionH>
                <wp:positionV relativeFrom="paragraph">
                  <wp:posOffset>3942715</wp:posOffset>
                </wp:positionV>
                <wp:extent cx="2628900" cy="330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28900" cy="330200"/>
                        </a:xfrm>
                        <a:prstGeom prst="rect">
                          <a:avLst/>
                        </a:prstGeom>
                        <a:solidFill>
                          <a:schemeClr val="lt1"/>
                        </a:solidFill>
                        <a:ln w="6350">
                          <a:noFill/>
                        </a:ln>
                      </wps:spPr>
                      <wps:txbx>
                        <w:txbxContent>
                          <w:p w14:paraId="375945A5" w14:textId="39B6FC9E" w:rsidR="00604120" w:rsidRPr="007D0192" w:rsidRDefault="00604120" w:rsidP="00604120">
                            <w:r w:rsidRPr="004E23B9">
                              <w:rPr>
                                <w:b/>
                                <w:bCs/>
                              </w:rPr>
                              <w:t xml:space="preserve">Fig </w:t>
                            </w:r>
                            <w:r w:rsidR="00EC164E">
                              <w:rPr>
                                <w:b/>
                                <w:bCs/>
                              </w:rPr>
                              <w:t>10</w:t>
                            </w:r>
                            <w:r w:rsidRPr="004E23B9">
                              <w:rPr>
                                <w:b/>
                                <w:bCs/>
                              </w:rPr>
                              <w:t>:</w:t>
                            </w:r>
                            <w:r>
                              <w:t xml:space="preserve"> Play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14C9" id="Text Box 2" o:spid="_x0000_s1036" type="#_x0000_t202" style="position:absolute;margin-left:101.95pt;margin-top:310.45pt;width:207pt;height:2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" fillcolor="white [3201]" stroked="f" strokeweight=".5pt">
                <v:textbox>
                  <w:txbxContent>
                    <w:p w14:paraId="375945A5" w14:textId="39B6FC9E" w:rsidR="00604120" w:rsidRPr="007D0192" w:rsidRDefault="00604120" w:rsidP="00604120">
                      <w:r w:rsidRPr="004E23B9">
                        <w:rPr>
                          <w:b/>
                          <w:bCs/>
                        </w:rPr>
                        <w:t xml:space="preserve">Fig </w:t>
                      </w:r>
                      <w:r w:rsidR="00EC164E">
                        <w:rPr>
                          <w:b/>
                          <w:bCs/>
                        </w:rPr>
                        <w:t>10</w:t>
                      </w:r>
                      <w:r w:rsidRPr="004E23B9">
                        <w:rPr>
                          <w:b/>
                          <w:bCs/>
                        </w:rPr>
                        <w:t>:</w:t>
                      </w:r>
                      <w:r>
                        <w:t xml:space="preserve"> Play Page</w:t>
                      </w:r>
                    </w:p>
                  </w:txbxContent>
                </v:textbox>
                <w10:wrap anchorx="margin"/>
              </v:shape>
            </w:pict>
          </mc:Fallback>
        </mc:AlternateContent>
      </w:r>
      <w:r>
        <w:rPr>
          <w:noProof/>
        </w:rPr>
        <w:drawing>
          <wp:anchor distT="0" distB="0" distL="114300" distR="114300" simplePos="0" relativeHeight="251777024" behindDoc="1" locked="0" layoutInCell="1" allowOverlap="1" wp14:anchorId="3710CE8D" wp14:editId="788820AC">
            <wp:simplePos x="0" y="0"/>
            <wp:positionH relativeFrom="column">
              <wp:posOffset>0</wp:posOffset>
            </wp:positionH>
            <wp:positionV relativeFrom="paragraph">
              <wp:posOffset>0</wp:posOffset>
            </wp:positionV>
            <wp:extent cx="4724400" cy="3867076"/>
            <wp:effectExtent l="0" t="0" r="0" b="635"/>
            <wp:wrapTight wrapText="bothSides">
              <wp:wrapPolygon edited="0">
                <wp:start x="0" y="0"/>
                <wp:lineTo x="0" y="21497"/>
                <wp:lineTo x="21513" y="21497"/>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4400" cy="3867076"/>
                    </a:xfrm>
                    <a:prstGeom prst="rect">
                      <a:avLst/>
                    </a:prstGeom>
                  </pic:spPr>
                </pic:pic>
              </a:graphicData>
            </a:graphic>
          </wp:anchor>
        </w:drawing>
      </w:r>
      <w:r w:rsidR="00ED2369" w:rsidRPr="008F72E6">
        <w:rPr>
          <w:rFonts w:asciiTheme="majorHAnsi" w:hAnsiTheme="majorHAnsi" w:cstheme="majorHAnsi"/>
          <w:b/>
        </w:rPr>
        <w:br w:type="page"/>
      </w:r>
      <w:r w:rsidR="00604120" w:rsidRPr="008F72E6">
        <w:rPr>
          <w:rFonts w:asciiTheme="majorHAnsi" w:hAnsiTheme="majorHAnsi" w:cstheme="majorHAnsi"/>
          <w:b/>
        </w:rPr>
        <w:lastRenderedPageBreak/>
        <w:t>The Categories Screen:</w:t>
      </w:r>
    </w:p>
    <w:p w14:paraId="6A18B117" w14:textId="77777777" w:rsidR="00604120" w:rsidRPr="008F72E6" w:rsidRDefault="00604120" w:rsidP="006B6997">
      <w:pPr>
        <w:rPr>
          <w:rFonts w:asciiTheme="majorHAnsi" w:hAnsiTheme="majorHAnsi" w:cstheme="majorHAnsi"/>
          <w:bCs/>
        </w:rPr>
      </w:pPr>
    </w:p>
    <w:p w14:paraId="565DC292" w14:textId="296D8875" w:rsidR="006B6997" w:rsidRPr="008F72E6" w:rsidRDefault="00EB758D" w:rsidP="006B6997">
      <w:pPr>
        <w:rPr>
          <w:rFonts w:asciiTheme="majorHAnsi" w:hAnsiTheme="majorHAnsi" w:cstheme="majorHAnsi"/>
          <w:bCs/>
          <w:rtl/>
        </w:rPr>
      </w:pPr>
      <w:r w:rsidRPr="008F72E6">
        <w:rPr>
          <w:rFonts w:asciiTheme="majorHAnsi" w:hAnsiTheme="majorHAnsi" w:cstheme="majorHAnsi"/>
          <w:bCs/>
        </w:rPr>
        <w:t xml:space="preserve">After the user moves to the 'play' screen, the system will show him the 'categories' screen </w:t>
      </w:r>
    </w:p>
    <w:p w14:paraId="6E7065C2" w14:textId="04DAF348" w:rsidR="006B6997" w:rsidRPr="008F72E6" w:rsidRDefault="006B6997">
      <w:pPr>
        <w:rPr>
          <w:rFonts w:asciiTheme="majorHAnsi" w:hAnsiTheme="majorHAnsi" w:cstheme="majorHAnsi"/>
          <w:b/>
        </w:rPr>
      </w:pPr>
    </w:p>
    <w:p w14:paraId="6DC46D9E" w14:textId="01C2C6D1" w:rsidR="00EB758D" w:rsidRPr="008F72E6" w:rsidRDefault="00D97F5B">
      <w:pPr>
        <w:rPr>
          <w:rFonts w:asciiTheme="majorHAnsi" w:hAnsiTheme="majorHAnsi" w:cstheme="majorHAnsi"/>
          <w:b/>
        </w:rPr>
      </w:pPr>
      <w:r>
        <w:rPr>
          <w:noProof/>
        </w:rPr>
        <w:drawing>
          <wp:inline distT="0" distB="0" distL="0" distR="0" wp14:anchorId="2851E684" wp14:editId="07C37F1C">
            <wp:extent cx="5733415" cy="247205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472055"/>
                    </a:xfrm>
                    <a:prstGeom prst="rect">
                      <a:avLst/>
                    </a:prstGeom>
                  </pic:spPr>
                </pic:pic>
              </a:graphicData>
            </a:graphic>
          </wp:inline>
        </w:drawing>
      </w:r>
    </w:p>
    <w:p w14:paraId="6EFFBD50" w14:textId="0283AE21" w:rsidR="00EB758D" w:rsidRPr="008F72E6" w:rsidRDefault="00EB758D">
      <w:pPr>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12512" behindDoc="0" locked="0" layoutInCell="1" allowOverlap="1" wp14:anchorId="7B909AD0" wp14:editId="2DD533F9">
                <wp:simplePos x="0" y="0"/>
                <wp:positionH relativeFrom="column">
                  <wp:posOffset>1828800</wp:posOffset>
                </wp:positionH>
                <wp:positionV relativeFrom="paragraph">
                  <wp:posOffset>62230</wp:posOffset>
                </wp:positionV>
                <wp:extent cx="1905000" cy="330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905000" cy="330200"/>
                        </a:xfrm>
                        <a:prstGeom prst="rect">
                          <a:avLst/>
                        </a:prstGeom>
                        <a:solidFill>
                          <a:schemeClr val="lt1"/>
                        </a:solidFill>
                        <a:ln w="6350">
                          <a:noFill/>
                        </a:ln>
                      </wps:spPr>
                      <wps:txbx>
                        <w:txbxContent>
                          <w:p w14:paraId="52EC80E8" w14:textId="4C8DA5D4" w:rsidR="00D7774E" w:rsidRPr="007D0192" w:rsidRDefault="00D7774E" w:rsidP="00974320">
                            <w:r w:rsidRPr="004E23B9">
                              <w:rPr>
                                <w:b/>
                                <w:bCs/>
                              </w:rPr>
                              <w:t xml:space="preserve">Fig </w:t>
                            </w:r>
                            <w:r>
                              <w:rPr>
                                <w:b/>
                                <w:bCs/>
                              </w:rPr>
                              <w:t>1</w:t>
                            </w:r>
                            <w:r w:rsidR="00EC164E">
                              <w:rPr>
                                <w:b/>
                                <w:bCs/>
                              </w:rPr>
                              <w:t>1</w:t>
                            </w:r>
                            <w:r w:rsidRPr="004E23B9">
                              <w:rPr>
                                <w:b/>
                                <w:bCs/>
                              </w:rPr>
                              <w:t>:</w:t>
                            </w:r>
                            <w:r>
                              <w:t xml:space="preserve"> </w:t>
                            </w:r>
                            <w:r w:rsidR="00EB758D">
                              <w:t>Categories screen</w:t>
                            </w:r>
                            <w:r>
                              <w:t>.</w:t>
                            </w:r>
                            <w:r w:rsidRPr="005850BF">
                              <w:rPr>
                                <w:noProof/>
                              </w:rPr>
                              <w:t xml:space="preserve"> </w:t>
                            </w:r>
                            <w:r>
                              <w:rPr>
                                <w:noProof/>
                              </w:rPr>
                              <w:drawing>
                                <wp:inline distT="0" distB="0" distL="0" distR="0" wp14:anchorId="42C8FB37" wp14:editId="335A458C">
                                  <wp:extent cx="1781810" cy="232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810" cy="232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9AD0" id="Text Box 34" o:spid="_x0000_s1037" type="#_x0000_t202" style="position:absolute;margin-left:2in;margin-top:4.9pt;width:150pt;height: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" fillcolor="white [3201]" stroked="f" strokeweight=".5pt">
                <v:textbox>
                  <w:txbxContent>
                    <w:p w14:paraId="52EC80E8" w14:textId="4C8DA5D4" w:rsidR="00D7774E" w:rsidRPr="007D0192" w:rsidRDefault="00D7774E" w:rsidP="00974320">
                      <w:r w:rsidRPr="004E23B9">
                        <w:rPr>
                          <w:b/>
                          <w:bCs/>
                        </w:rPr>
                        <w:t xml:space="preserve">Fig </w:t>
                      </w:r>
                      <w:r>
                        <w:rPr>
                          <w:b/>
                          <w:bCs/>
                        </w:rPr>
                        <w:t>1</w:t>
                      </w:r>
                      <w:r w:rsidR="00EC164E">
                        <w:rPr>
                          <w:b/>
                          <w:bCs/>
                        </w:rPr>
                        <w:t>1</w:t>
                      </w:r>
                      <w:r w:rsidRPr="004E23B9">
                        <w:rPr>
                          <w:b/>
                          <w:bCs/>
                        </w:rPr>
                        <w:t>:</w:t>
                      </w:r>
                      <w:r>
                        <w:t xml:space="preserve"> </w:t>
                      </w:r>
                      <w:r w:rsidR="00EB758D">
                        <w:t>Categories screen</w:t>
                      </w:r>
                      <w:r>
                        <w:t>.</w:t>
                      </w:r>
                      <w:r w:rsidRPr="005850BF">
                        <w:rPr>
                          <w:noProof/>
                        </w:rPr>
                        <w:t xml:space="preserve"> </w:t>
                      </w:r>
                      <w:r>
                        <w:rPr>
                          <w:noProof/>
                        </w:rPr>
                        <w:drawing>
                          <wp:inline distT="0" distB="0" distL="0" distR="0" wp14:anchorId="42C8FB37" wp14:editId="335A458C">
                            <wp:extent cx="1781810" cy="232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810" cy="232410"/>
                                    </a:xfrm>
                                    <a:prstGeom prst="rect">
                                      <a:avLst/>
                                    </a:prstGeom>
                                  </pic:spPr>
                                </pic:pic>
                              </a:graphicData>
                            </a:graphic>
                          </wp:inline>
                        </w:drawing>
                      </w:r>
                    </w:p>
                  </w:txbxContent>
                </v:textbox>
              </v:shape>
            </w:pict>
          </mc:Fallback>
        </mc:AlternateContent>
      </w:r>
    </w:p>
    <w:p w14:paraId="214F6D8D" w14:textId="7F2A8F7D" w:rsidR="00EB758D" w:rsidRPr="008F72E6" w:rsidRDefault="00EB758D">
      <w:pPr>
        <w:rPr>
          <w:rFonts w:asciiTheme="majorHAnsi" w:hAnsiTheme="majorHAnsi" w:cstheme="majorHAnsi"/>
          <w:b/>
        </w:rPr>
      </w:pPr>
    </w:p>
    <w:p w14:paraId="1ECFA360" w14:textId="4BF3DAC5" w:rsidR="00EB758D" w:rsidRPr="008F72E6" w:rsidRDefault="00EB758D">
      <w:pPr>
        <w:rPr>
          <w:rFonts w:asciiTheme="majorHAnsi" w:hAnsiTheme="majorHAnsi" w:cstheme="majorHAnsi"/>
          <w:b/>
        </w:rPr>
      </w:pPr>
    </w:p>
    <w:p w14:paraId="15B2636B" w14:textId="779CB824" w:rsidR="00EB758D" w:rsidRPr="008F72E6" w:rsidRDefault="00EB758D">
      <w:pPr>
        <w:rPr>
          <w:rFonts w:asciiTheme="majorHAnsi" w:hAnsiTheme="majorHAnsi" w:cstheme="majorHAnsi"/>
          <w:b/>
        </w:rPr>
      </w:pPr>
    </w:p>
    <w:p w14:paraId="525126BA" w14:textId="4E4DA099" w:rsidR="00EB758D" w:rsidRPr="008F72E6" w:rsidRDefault="00EB758D">
      <w:pPr>
        <w:rPr>
          <w:rFonts w:asciiTheme="majorHAnsi" w:hAnsiTheme="majorHAnsi" w:cstheme="majorHAnsi"/>
          <w:b/>
          <w:rtl/>
        </w:rPr>
      </w:pPr>
    </w:p>
    <w:p w14:paraId="28E8EC1D" w14:textId="7E31B02B" w:rsidR="00A77D81" w:rsidRPr="008F72E6" w:rsidRDefault="00A166BB">
      <w:pPr>
        <w:rPr>
          <w:rFonts w:asciiTheme="majorHAnsi" w:hAnsiTheme="majorHAnsi" w:cstheme="majorHAnsi"/>
          <w:b/>
        </w:rPr>
      </w:pPr>
      <w:r w:rsidRPr="008F72E6">
        <w:rPr>
          <w:rFonts w:asciiTheme="majorHAnsi" w:hAnsiTheme="majorHAnsi" w:cstheme="majorHAnsi"/>
          <w:b/>
        </w:rPr>
        <w:t>The Quiz Screen:</w:t>
      </w:r>
    </w:p>
    <w:p w14:paraId="4E2BF25E" w14:textId="54A20FE8" w:rsidR="00A77D81" w:rsidRPr="008F72E6" w:rsidRDefault="00A166BB">
      <w:pPr>
        <w:rPr>
          <w:rFonts w:asciiTheme="majorHAnsi" w:hAnsiTheme="majorHAnsi" w:cstheme="majorHAnsi"/>
          <w:bCs/>
        </w:rPr>
      </w:pPr>
      <w:r w:rsidRPr="008F72E6">
        <w:rPr>
          <w:rFonts w:asciiTheme="majorHAnsi" w:hAnsiTheme="majorHAnsi" w:cstheme="majorHAnsi"/>
          <w:bCs/>
        </w:rPr>
        <w:t xml:space="preserve">After the user chooses a category, the system enters him to the quiz screen </w:t>
      </w:r>
      <w:r w:rsidR="00A77D81" w:rsidRPr="008F72E6">
        <w:rPr>
          <w:rFonts w:asciiTheme="majorHAnsi" w:hAnsiTheme="majorHAnsi" w:cstheme="majorHAnsi"/>
          <w:bCs/>
        </w:rPr>
        <w:t xml:space="preserve"> </w:t>
      </w:r>
    </w:p>
    <w:p w14:paraId="45A31E3F" w14:textId="68490C06" w:rsidR="00127820" w:rsidRPr="008F72E6" w:rsidRDefault="005B411C">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14560" behindDoc="0" locked="0" layoutInCell="1" allowOverlap="1" wp14:anchorId="1141D4DA" wp14:editId="555F2CBA">
                <wp:simplePos x="0" y="0"/>
                <wp:positionH relativeFrom="margin">
                  <wp:align>center</wp:align>
                </wp:positionH>
                <wp:positionV relativeFrom="paragraph">
                  <wp:posOffset>2406650</wp:posOffset>
                </wp:positionV>
                <wp:extent cx="2628900" cy="32702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4F93A6DA" w14:textId="631AF383" w:rsidR="00D7774E" w:rsidRPr="007D0192" w:rsidRDefault="00D7774E" w:rsidP="005850BF">
                            <w:r w:rsidRPr="004E23B9">
                              <w:rPr>
                                <w:b/>
                                <w:bCs/>
                              </w:rPr>
                              <w:t xml:space="preserve">Fig </w:t>
                            </w:r>
                            <w:r>
                              <w:rPr>
                                <w:b/>
                                <w:bCs/>
                              </w:rPr>
                              <w:t>1</w:t>
                            </w:r>
                            <w:r w:rsidR="00EC164E">
                              <w:rPr>
                                <w:b/>
                                <w:bCs/>
                              </w:rPr>
                              <w:t>2</w:t>
                            </w:r>
                            <w:r w:rsidRPr="004E23B9">
                              <w:rPr>
                                <w:b/>
                                <w:bCs/>
                              </w:rPr>
                              <w:t>:</w:t>
                            </w:r>
                            <w:r>
                              <w:t xml:space="preserve"> </w:t>
                            </w:r>
                            <w:r w:rsidR="00A166BB">
                              <w:t>Quiz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D4DA" id="Text Box 36" o:spid="_x0000_s1038" type="#_x0000_t202" style="position:absolute;margin-left:0;margin-top:189.5pt;width:207pt;height:25.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" fillcolor="white [3201]" stroked="f" strokeweight=".5pt">
                <v:textbox>
                  <w:txbxContent>
                    <w:p w14:paraId="4F93A6DA" w14:textId="631AF383" w:rsidR="00D7774E" w:rsidRPr="007D0192" w:rsidRDefault="00D7774E" w:rsidP="005850BF">
                      <w:r w:rsidRPr="004E23B9">
                        <w:rPr>
                          <w:b/>
                          <w:bCs/>
                        </w:rPr>
                        <w:t xml:space="preserve">Fig </w:t>
                      </w:r>
                      <w:r>
                        <w:rPr>
                          <w:b/>
                          <w:bCs/>
                        </w:rPr>
                        <w:t>1</w:t>
                      </w:r>
                      <w:r w:rsidR="00EC164E">
                        <w:rPr>
                          <w:b/>
                          <w:bCs/>
                        </w:rPr>
                        <w:t>2</w:t>
                      </w:r>
                      <w:r w:rsidRPr="004E23B9">
                        <w:rPr>
                          <w:b/>
                          <w:bCs/>
                        </w:rPr>
                        <w:t>:</w:t>
                      </w:r>
                      <w:r>
                        <w:t xml:space="preserve"> </w:t>
                      </w:r>
                      <w:r w:rsidR="00A166BB">
                        <w:t>Quiz screen</w:t>
                      </w:r>
                    </w:p>
                  </w:txbxContent>
                </v:textbox>
                <w10:wrap anchorx="margin"/>
              </v:shape>
            </w:pict>
          </mc:Fallback>
        </mc:AlternateContent>
      </w:r>
      <w:r>
        <w:rPr>
          <w:noProof/>
        </w:rPr>
        <w:drawing>
          <wp:anchor distT="0" distB="0" distL="114300" distR="114300" simplePos="0" relativeHeight="251770880" behindDoc="1" locked="0" layoutInCell="1" allowOverlap="1" wp14:anchorId="3EC523AB" wp14:editId="6BAC3E96">
            <wp:simplePos x="0" y="0"/>
            <wp:positionH relativeFrom="column">
              <wp:posOffset>0</wp:posOffset>
            </wp:positionH>
            <wp:positionV relativeFrom="paragraph">
              <wp:posOffset>-4445</wp:posOffset>
            </wp:positionV>
            <wp:extent cx="5733415" cy="2320290"/>
            <wp:effectExtent l="0" t="0" r="635" b="3810"/>
            <wp:wrapTight wrapText="bothSides">
              <wp:wrapPolygon edited="0">
                <wp:start x="0" y="0"/>
                <wp:lineTo x="0" y="21458"/>
                <wp:lineTo x="21531" y="21458"/>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3415" cy="2320290"/>
                    </a:xfrm>
                    <a:prstGeom prst="rect">
                      <a:avLst/>
                    </a:prstGeom>
                  </pic:spPr>
                </pic:pic>
              </a:graphicData>
            </a:graphic>
          </wp:anchor>
        </w:drawing>
      </w:r>
    </w:p>
    <w:p w14:paraId="28A7C8D5" w14:textId="2EACB5AE" w:rsidR="006B6997" w:rsidRPr="008F72E6" w:rsidRDefault="006B6997">
      <w:pPr>
        <w:rPr>
          <w:rFonts w:asciiTheme="majorHAnsi" w:hAnsiTheme="majorHAnsi" w:cstheme="majorHAnsi"/>
          <w:b/>
        </w:rPr>
      </w:pPr>
    </w:p>
    <w:p w14:paraId="32A3DEBA" w14:textId="77AE9D1D" w:rsidR="00444AA3" w:rsidRPr="008F72E6" w:rsidRDefault="00444AA3">
      <w:pPr>
        <w:rPr>
          <w:rFonts w:asciiTheme="majorHAnsi" w:hAnsiTheme="majorHAnsi" w:cstheme="majorHAnsi"/>
          <w:b/>
        </w:rPr>
      </w:pPr>
    </w:p>
    <w:p w14:paraId="774013EC" w14:textId="77777777" w:rsidR="00D96BE2" w:rsidRPr="008F72E6" w:rsidRDefault="00D96BE2" w:rsidP="00444AA3">
      <w:pPr>
        <w:rPr>
          <w:rFonts w:asciiTheme="majorHAnsi" w:hAnsiTheme="majorHAnsi" w:cstheme="majorHAnsi"/>
          <w:b/>
        </w:rPr>
      </w:pPr>
    </w:p>
    <w:p w14:paraId="42E9DF56" w14:textId="77777777" w:rsidR="00D96BE2" w:rsidRPr="008F72E6" w:rsidRDefault="00D96BE2" w:rsidP="00444AA3">
      <w:pPr>
        <w:rPr>
          <w:rFonts w:asciiTheme="majorHAnsi" w:hAnsiTheme="majorHAnsi" w:cstheme="majorHAnsi"/>
          <w:b/>
        </w:rPr>
      </w:pPr>
    </w:p>
    <w:p w14:paraId="5845081D" w14:textId="77777777" w:rsidR="00D96BE2" w:rsidRPr="008F72E6" w:rsidRDefault="00D96BE2" w:rsidP="00444AA3">
      <w:pPr>
        <w:rPr>
          <w:rFonts w:asciiTheme="majorHAnsi" w:hAnsiTheme="majorHAnsi" w:cstheme="majorHAnsi"/>
          <w:b/>
        </w:rPr>
      </w:pPr>
    </w:p>
    <w:p w14:paraId="07C08894" w14:textId="77777777" w:rsidR="004A0666" w:rsidRDefault="004A0666" w:rsidP="00444AA3">
      <w:pPr>
        <w:rPr>
          <w:rFonts w:asciiTheme="majorHAnsi" w:hAnsiTheme="majorHAnsi" w:cstheme="majorHAnsi"/>
          <w:b/>
        </w:rPr>
      </w:pPr>
    </w:p>
    <w:p w14:paraId="58D42903" w14:textId="77777777" w:rsidR="004A0666" w:rsidRDefault="004A0666" w:rsidP="00444AA3">
      <w:pPr>
        <w:rPr>
          <w:rFonts w:asciiTheme="majorHAnsi" w:hAnsiTheme="majorHAnsi" w:cstheme="majorHAnsi"/>
          <w:b/>
        </w:rPr>
      </w:pPr>
    </w:p>
    <w:p w14:paraId="5F93BE1D" w14:textId="77777777" w:rsidR="004A0666" w:rsidRDefault="004A0666" w:rsidP="00444AA3">
      <w:pPr>
        <w:rPr>
          <w:rFonts w:asciiTheme="majorHAnsi" w:hAnsiTheme="majorHAnsi" w:cstheme="majorHAnsi"/>
          <w:b/>
        </w:rPr>
      </w:pPr>
    </w:p>
    <w:p w14:paraId="0DE01272" w14:textId="5E362E1C" w:rsidR="00444AA3" w:rsidRPr="008F72E6" w:rsidRDefault="00444AA3" w:rsidP="00444AA3">
      <w:pPr>
        <w:rPr>
          <w:rFonts w:asciiTheme="majorHAnsi" w:hAnsiTheme="majorHAnsi" w:cstheme="majorHAnsi"/>
          <w:b/>
        </w:rPr>
      </w:pPr>
      <w:r w:rsidRPr="008F72E6">
        <w:rPr>
          <w:rFonts w:asciiTheme="majorHAnsi" w:hAnsiTheme="majorHAnsi" w:cstheme="majorHAnsi"/>
          <w:b/>
        </w:rPr>
        <w:lastRenderedPageBreak/>
        <w:t>Question</w:t>
      </w:r>
      <w:r w:rsidR="00127820" w:rsidRPr="008F72E6">
        <w:rPr>
          <w:rFonts w:asciiTheme="majorHAnsi" w:hAnsiTheme="majorHAnsi" w:cstheme="majorHAnsi"/>
          <w:b/>
        </w:rPr>
        <w:t xml:space="preserve"> </w:t>
      </w:r>
      <w:r w:rsidRPr="008F72E6">
        <w:rPr>
          <w:rFonts w:asciiTheme="majorHAnsi" w:hAnsiTheme="majorHAnsi" w:cstheme="majorHAnsi"/>
          <w:b/>
        </w:rPr>
        <w:t>review</w:t>
      </w:r>
      <w:r w:rsidR="00127820" w:rsidRPr="008F72E6">
        <w:rPr>
          <w:rFonts w:asciiTheme="majorHAnsi" w:hAnsiTheme="majorHAnsi" w:cstheme="majorHAnsi"/>
          <w:b/>
        </w:rPr>
        <w:t>:</w:t>
      </w:r>
    </w:p>
    <w:p w14:paraId="079D4B6B" w14:textId="41F1457D" w:rsidR="00444AA3" w:rsidRPr="008F72E6" w:rsidRDefault="00444AA3" w:rsidP="00444AA3">
      <w:pPr>
        <w:rPr>
          <w:rFonts w:asciiTheme="majorHAnsi" w:hAnsiTheme="majorHAnsi" w:cstheme="majorHAnsi"/>
          <w:b/>
          <w:u w:val="single"/>
        </w:rPr>
      </w:pPr>
      <w:r w:rsidRPr="008F72E6">
        <w:rPr>
          <w:rFonts w:asciiTheme="majorHAnsi" w:hAnsiTheme="majorHAnsi" w:cstheme="majorHAnsi"/>
          <w:bCs/>
        </w:rPr>
        <w:t>After each question, the user needs to rate the question from 1 – 5.</w:t>
      </w:r>
    </w:p>
    <w:p w14:paraId="6408CACB" w14:textId="4AACF9BC" w:rsidR="00444AA3" w:rsidRPr="008F72E6" w:rsidRDefault="005B411C" w:rsidP="00444AA3">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72928" behindDoc="0" locked="0" layoutInCell="1" allowOverlap="1" wp14:anchorId="2FEFCA6F" wp14:editId="68F57537">
                <wp:simplePos x="0" y="0"/>
                <wp:positionH relativeFrom="margin">
                  <wp:align>center</wp:align>
                </wp:positionH>
                <wp:positionV relativeFrom="paragraph">
                  <wp:posOffset>3541395</wp:posOffset>
                </wp:positionV>
                <wp:extent cx="2628900" cy="3270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5ADE8663" w14:textId="4EF49701" w:rsidR="005B411C" w:rsidRPr="007D0192" w:rsidRDefault="005B411C" w:rsidP="005B411C">
                            <w:r w:rsidRPr="004E23B9">
                              <w:rPr>
                                <w:b/>
                                <w:bCs/>
                              </w:rPr>
                              <w:t xml:space="preserve">Fig </w:t>
                            </w:r>
                            <w:r>
                              <w:rPr>
                                <w:b/>
                                <w:bCs/>
                              </w:rPr>
                              <w:t>1</w:t>
                            </w:r>
                            <w:r w:rsidR="00EC164E">
                              <w:rPr>
                                <w:b/>
                                <w:bCs/>
                              </w:rPr>
                              <w:t>3</w:t>
                            </w:r>
                            <w:r w:rsidRPr="004E23B9">
                              <w:rPr>
                                <w:b/>
                                <w:bCs/>
                              </w:rPr>
                              <w:t>:</w:t>
                            </w:r>
                            <w:r>
                              <w:t xml:space="preserve"> Question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FCA6F" id="Text Box 20" o:spid="_x0000_s1039" type="#_x0000_t202" style="position:absolute;margin-left:0;margin-top:278.85pt;width:207pt;height:25.7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" fillcolor="white [3201]" stroked="f" strokeweight=".5pt">
                <v:textbox>
                  <w:txbxContent>
                    <w:p w14:paraId="5ADE8663" w14:textId="4EF49701" w:rsidR="005B411C" w:rsidRPr="007D0192" w:rsidRDefault="005B411C" w:rsidP="005B411C">
                      <w:r w:rsidRPr="004E23B9">
                        <w:rPr>
                          <w:b/>
                          <w:bCs/>
                        </w:rPr>
                        <w:t xml:space="preserve">Fig </w:t>
                      </w:r>
                      <w:r>
                        <w:rPr>
                          <w:b/>
                          <w:bCs/>
                        </w:rPr>
                        <w:t>1</w:t>
                      </w:r>
                      <w:r w:rsidR="00EC164E">
                        <w:rPr>
                          <w:b/>
                          <w:bCs/>
                        </w:rPr>
                        <w:t>3</w:t>
                      </w:r>
                      <w:r w:rsidRPr="004E23B9">
                        <w:rPr>
                          <w:b/>
                          <w:bCs/>
                        </w:rPr>
                        <w:t>:</w:t>
                      </w:r>
                      <w:r>
                        <w:t xml:space="preserve"> Question Review</w:t>
                      </w:r>
                    </w:p>
                  </w:txbxContent>
                </v:textbox>
                <w10:wrap anchorx="margin"/>
              </v:shape>
            </w:pict>
          </mc:Fallback>
        </mc:AlternateContent>
      </w:r>
      <w:r>
        <w:rPr>
          <w:noProof/>
        </w:rPr>
        <w:drawing>
          <wp:inline distT="0" distB="0" distL="0" distR="0" wp14:anchorId="24ABC11A" wp14:editId="5CB0A15C">
            <wp:extent cx="5733415" cy="3565525"/>
            <wp:effectExtent l="0" t="0" r="635" b="0"/>
            <wp:docPr id="18" name="Picture 18" descr="A picture containing tex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10;&#10;Description automatically generated"/>
                    <pic:cNvPicPr/>
                  </pic:nvPicPr>
                  <pic:blipFill>
                    <a:blip r:embed="rId26"/>
                    <a:stretch>
                      <a:fillRect/>
                    </a:stretch>
                  </pic:blipFill>
                  <pic:spPr>
                    <a:xfrm>
                      <a:off x="0" y="0"/>
                      <a:ext cx="5733415" cy="3565525"/>
                    </a:xfrm>
                    <a:prstGeom prst="rect">
                      <a:avLst/>
                    </a:prstGeom>
                  </pic:spPr>
                </pic:pic>
              </a:graphicData>
            </a:graphic>
          </wp:inline>
        </w:drawing>
      </w:r>
      <w:r w:rsidR="00444AA3" w:rsidRPr="008F72E6">
        <w:rPr>
          <w:rFonts w:asciiTheme="majorHAnsi" w:hAnsiTheme="majorHAnsi" w:cstheme="majorHAnsi"/>
          <w:b/>
          <w:u w:val="single"/>
        </w:rPr>
        <w:t xml:space="preserve"> </w:t>
      </w:r>
    </w:p>
    <w:p w14:paraId="258F06BE" w14:textId="35F6732B" w:rsidR="00444AA3" w:rsidRPr="008F72E6" w:rsidRDefault="00444AA3" w:rsidP="00444AA3">
      <w:pPr>
        <w:rPr>
          <w:rFonts w:asciiTheme="majorHAnsi" w:hAnsiTheme="majorHAnsi" w:cstheme="majorHAnsi"/>
          <w:b/>
          <w:u w:val="single"/>
        </w:rPr>
      </w:pPr>
    </w:p>
    <w:p w14:paraId="00DD64FF" w14:textId="77777777" w:rsidR="005B411C" w:rsidRDefault="005B411C" w:rsidP="00444AA3">
      <w:pPr>
        <w:rPr>
          <w:rFonts w:asciiTheme="majorHAnsi" w:hAnsiTheme="majorHAnsi" w:cstheme="majorHAnsi"/>
          <w:b/>
        </w:rPr>
      </w:pPr>
    </w:p>
    <w:p w14:paraId="7598D511" w14:textId="2B9EA99B" w:rsidR="00BD780B" w:rsidRPr="008F72E6" w:rsidRDefault="00BD780B" w:rsidP="00444AA3">
      <w:pPr>
        <w:rPr>
          <w:rFonts w:asciiTheme="majorHAnsi" w:hAnsiTheme="majorHAnsi" w:cstheme="majorHAnsi"/>
          <w:b/>
        </w:rPr>
      </w:pPr>
      <w:r w:rsidRPr="008F72E6">
        <w:rPr>
          <w:rFonts w:asciiTheme="majorHAnsi" w:hAnsiTheme="majorHAnsi" w:cstheme="majorHAnsi"/>
          <w:b/>
        </w:rPr>
        <w:t xml:space="preserve">Hint </w:t>
      </w:r>
      <w:r w:rsidR="00B51BD1" w:rsidRPr="008F72E6">
        <w:rPr>
          <w:rFonts w:asciiTheme="majorHAnsi" w:hAnsiTheme="majorHAnsi" w:cstheme="majorHAnsi"/>
          <w:b/>
        </w:rPr>
        <w:t>Option:</w:t>
      </w:r>
    </w:p>
    <w:p w14:paraId="5F58C6B0" w14:textId="1C062CD1" w:rsidR="00B51BD1" w:rsidRPr="008F72E6" w:rsidRDefault="00BD780B" w:rsidP="00BD780B">
      <w:pPr>
        <w:rPr>
          <w:rFonts w:asciiTheme="majorHAnsi" w:hAnsiTheme="majorHAnsi" w:cstheme="majorHAnsi"/>
          <w:b/>
          <w:u w:val="single"/>
        </w:rPr>
      </w:pPr>
      <w:r w:rsidRPr="008F72E6">
        <w:rPr>
          <w:rFonts w:asciiTheme="majorHAnsi" w:hAnsiTheme="majorHAnsi" w:cstheme="majorHAnsi"/>
          <w:bCs/>
        </w:rPr>
        <w:t xml:space="preserve">In every question screen there is an option to get a </w:t>
      </w:r>
      <w:r w:rsidR="00B51BD1" w:rsidRPr="008F72E6">
        <w:rPr>
          <w:rFonts w:asciiTheme="majorHAnsi" w:hAnsiTheme="majorHAnsi" w:cstheme="majorHAnsi"/>
          <w:bCs/>
        </w:rPr>
        <w:t>hint. The</w:t>
      </w:r>
      <w:r w:rsidRPr="008F72E6">
        <w:rPr>
          <w:rFonts w:asciiTheme="majorHAnsi" w:hAnsiTheme="majorHAnsi" w:cstheme="majorHAnsi"/>
          <w:bCs/>
        </w:rPr>
        <w:t xml:space="preserve"> hint is presented by the light bulb icon in the left side of the screen. After the user get </w:t>
      </w:r>
      <w:r w:rsidR="00B51BD1" w:rsidRPr="008F72E6">
        <w:rPr>
          <w:rFonts w:asciiTheme="majorHAnsi" w:hAnsiTheme="majorHAnsi" w:cstheme="majorHAnsi"/>
          <w:bCs/>
        </w:rPr>
        <w:t>a</w:t>
      </w:r>
      <w:r w:rsidRPr="008F72E6">
        <w:rPr>
          <w:rFonts w:asciiTheme="majorHAnsi" w:hAnsiTheme="majorHAnsi" w:cstheme="majorHAnsi"/>
          <w:bCs/>
        </w:rPr>
        <w:t xml:space="preserve"> </w:t>
      </w:r>
      <w:r w:rsidR="00B51BD1" w:rsidRPr="008F72E6">
        <w:rPr>
          <w:rFonts w:asciiTheme="majorHAnsi" w:hAnsiTheme="majorHAnsi" w:cstheme="majorHAnsi"/>
          <w:bCs/>
        </w:rPr>
        <w:t>hint,</w:t>
      </w:r>
      <w:r w:rsidRPr="008F72E6">
        <w:rPr>
          <w:rFonts w:asciiTheme="majorHAnsi" w:hAnsiTheme="majorHAnsi" w:cstheme="majorHAnsi"/>
          <w:bCs/>
        </w:rPr>
        <w:t xml:space="preserve"> </w:t>
      </w:r>
      <w:r w:rsidR="00B51BD1" w:rsidRPr="008F72E6">
        <w:rPr>
          <w:rFonts w:asciiTheme="majorHAnsi" w:hAnsiTheme="majorHAnsi" w:cstheme="majorHAnsi"/>
          <w:bCs/>
        </w:rPr>
        <w:t>the number of the answers options is reduced. The number of times the user can use the hint option is not limited in the questionnaire but is limited to one time for the same question</w:t>
      </w:r>
      <w:r w:rsidR="0017764F" w:rsidRPr="008F72E6">
        <w:rPr>
          <w:rFonts w:asciiTheme="majorHAnsi" w:hAnsiTheme="majorHAnsi" w:cstheme="majorHAnsi"/>
          <w:b/>
        </w:rPr>
        <w:t>.</w:t>
      </w:r>
    </w:p>
    <w:p w14:paraId="640D69A7" w14:textId="6CA0E858" w:rsidR="005B411C" w:rsidRDefault="005B411C" w:rsidP="00604120">
      <w:pPr>
        <w:rPr>
          <w:rFonts w:asciiTheme="majorHAnsi" w:hAnsiTheme="majorHAnsi" w:cstheme="majorHAnsi"/>
          <w:b/>
        </w:rPr>
      </w:pPr>
      <w:r>
        <w:rPr>
          <w:noProof/>
        </w:rPr>
        <w:drawing>
          <wp:inline distT="0" distB="0" distL="0" distR="0" wp14:anchorId="4539DE3A" wp14:editId="4AA2564B">
            <wp:extent cx="5733415" cy="268160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81605"/>
                    </a:xfrm>
                    <a:prstGeom prst="rect">
                      <a:avLst/>
                    </a:prstGeom>
                  </pic:spPr>
                </pic:pic>
              </a:graphicData>
            </a:graphic>
          </wp:inline>
        </w:drawing>
      </w:r>
    </w:p>
    <w:p w14:paraId="651D87A7" w14:textId="73FE575A" w:rsidR="005B411C" w:rsidRDefault="005B411C" w:rsidP="00604120">
      <w:pPr>
        <w:rPr>
          <w:rFonts w:asciiTheme="majorHAnsi" w:hAnsiTheme="majorHAnsi" w:cstheme="majorHAnsi"/>
          <w:b/>
        </w:rPr>
      </w:pPr>
      <w:r w:rsidRPr="008F72E6">
        <w:rPr>
          <w:rFonts w:asciiTheme="majorHAnsi" w:hAnsiTheme="majorHAnsi" w:cstheme="majorHAnsi"/>
          <w:b/>
          <w:noProof/>
          <w:u w:val="single"/>
        </w:rPr>
        <mc:AlternateContent>
          <mc:Choice Requires="wps">
            <w:drawing>
              <wp:anchor distT="0" distB="0" distL="114300" distR="114300" simplePos="0" relativeHeight="251729920" behindDoc="0" locked="0" layoutInCell="1" allowOverlap="1" wp14:anchorId="6C92D1CF" wp14:editId="7F69FA5F">
                <wp:simplePos x="0" y="0"/>
                <wp:positionH relativeFrom="margin">
                  <wp:align>center</wp:align>
                </wp:positionH>
                <wp:positionV relativeFrom="paragraph">
                  <wp:posOffset>13335</wp:posOffset>
                </wp:positionV>
                <wp:extent cx="2628900" cy="3270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06BF851E" w14:textId="1AC2C3FE" w:rsidR="00B51BD1" w:rsidRPr="007D0192" w:rsidRDefault="00B51BD1" w:rsidP="00B51BD1">
                            <w:r w:rsidRPr="004E23B9">
                              <w:rPr>
                                <w:b/>
                                <w:bCs/>
                              </w:rPr>
                              <w:t xml:space="preserve">Fig </w:t>
                            </w:r>
                            <w:r>
                              <w:rPr>
                                <w:b/>
                                <w:bCs/>
                              </w:rPr>
                              <w:t>1</w:t>
                            </w:r>
                            <w:r w:rsidR="00EC164E">
                              <w:rPr>
                                <w:b/>
                                <w:bCs/>
                              </w:rPr>
                              <w:t>4</w:t>
                            </w:r>
                            <w:r>
                              <w:rPr>
                                <w:b/>
                                <w:bCs/>
                              </w:rPr>
                              <w:t>:</w:t>
                            </w:r>
                            <w:r>
                              <w:t xml:space="preserve"> Hint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2D1CF" id="Text Box 50" o:spid="_x0000_s1040" type="#_x0000_t202" style="position:absolute;margin-left:0;margin-top:1.05pt;width:207pt;height:25.7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5s5MQIAAFw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" fillcolor="white [3201]" stroked="f" strokeweight=".5pt">
                <v:textbox>
                  <w:txbxContent>
                    <w:p w14:paraId="06BF851E" w14:textId="1AC2C3FE" w:rsidR="00B51BD1" w:rsidRPr="007D0192" w:rsidRDefault="00B51BD1" w:rsidP="00B51BD1">
                      <w:r w:rsidRPr="004E23B9">
                        <w:rPr>
                          <w:b/>
                          <w:bCs/>
                        </w:rPr>
                        <w:t xml:space="preserve">Fig </w:t>
                      </w:r>
                      <w:r>
                        <w:rPr>
                          <w:b/>
                          <w:bCs/>
                        </w:rPr>
                        <w:t>1</w:t>
                      </w:r>
                      <w:r w:rsidR="00EC164E">
                        <w:rPr>
                          <w:b/>
                          <w:bCs/>
                        </w:rPr>
                        <w:t>4</w:t>
                      </w:r>
                      <w:r>
                        <w:rPr>
                          <w:b/>
                          <w:bCs/>
                        </w:rPr>
                        <w:t>:</w:t>
                      </w:r>
                      <w:r>
                        <w:t xml:space="preserve"> Hint option</w:t>
                      </w:r>
                    </w:p>
                  </w:txbxContent>
                </v:textbox>
                <w10:wrap anchorx="margin"/>
              </v:shape>
            </w:pict>
          </mc:Fallback>
        </mc:AlternateContent>
      </w:r>
    </w:p>
    <w:p w14:paraId="03F389C3" w14:textId="77777777" w:rsidR="005B411C" w:rsidRDefault="005B411C" w:rsidP="00604120">
      <w:pPr>
        <w:rPr>
          <w:rFonts w:asciiTheme="majorHAnsi" w:hAnsiTheme="majorHAnsi" w:cstheme="majorHAnsi"/>
          <w:b/>
        </w:rPr>
      </w:pPr>
    </w:p>
    <w:p w14:paraId="049B131E" w14:textId="77777777" w:rsidR="004A0666" w:rsidRDefault="004A0666" w:rsidP="00604120">
      <w:pPr>
        <w:rPr>
          <w:rFonts w:asciiTheme="majorHAnsi" w:hAnsiTheme="majorHAnsi" w:cstheme="majorHAnsi"/>
          <w:b/>
        </w:rPr>
      </w:pPr>
    </w:p>
    <w:p w14:paraId="47E52EA6" w14:textId="77777777" w:rsidR="004A0666" w:rsidRDefault="004A0666" w:rsidP="00604120">
      <w:pPr>
        <w:rPr>
          <w:rFonts w:asciiTheme="majorHAnsi" w:hAnsiTheme="majorHAnsi" w:cstheme="majorHAnsi"/>
          <w:b/>
        </w:rPr>
      </w:pPr>
    </w:p>
    <w:p w14:paraId="344DBC52" w14:textId="4C3928F5" w:rsidR="00444AA3" w:rsidRPr="008F72E6" w:rsidRDefault="0017764F" w:rsidP="00604120">
      <w:pPr>
        <w:rPr>
          <w:rFonts w:asciiTheme="majorHAnsi" w:hAnsiTheme="majorHAnsi" w:cstheme="majorHAnsi"/>
          <w:b/>
          <w:u w:val="single"/>
        </w:rPr>
      </w:pPr>
      <w:r w:rsidRPr="008F72E6">
        <w:rPr>
          <w:rFonts w:asciiTheme="majorHAnsi" w:hAnsiTheme="majorHAnsi" w:cstheme="majorHAnsi"/>
          <w:b/>
        </w:rPr>
        <w:lastRenderedPageBreak/>
        <w:t>50:50 Option:</w:t>
      </w:r>
    </w:p>
    <w:p w14:paraId="62478778" w14:textId="5CF71626" w:rsidR="0017764F" w:rsidRPr="008F72E6" w:rsidRDefault="0017764F" w:rsidP="00444AA3">
      <w:pPr>
        <w:rPr>
          <w:rFonts w:asciiTheme="majorHAnsi" w:hAnsiTheme="majorHAnsi" w:cstheme="majorHAnsi"/>
          <w:b/>
        </w:rPr>
      </w:pPr>
      <w:r w:rsidRPr="008F72E6">
        <w:rPr>
          <w:rFonts w:asciiTheme="majorHAnsi" w:hAnsiTheme="majorHAnsi" w:cstheme="majorHAnsi"/>
          <w:bCs/>
        </w:rPr>
        <w:t>In every question screen there is an option to 50:50. The 50:50 is presented by the icon in the right side of the screen. After the user choose to use this option, the number of the answers options is reduced to two options. The number of times the user can use the hint option is not limited in the questionnaire but is limited to one time for the same question</w:t>
      </w:r>
    </w:p>
    <w:p w14:paraId="5AC5CEC8" w14:textId="58E4703A" w:rsidR="0017764F" w:rsidRPr="008F72E6" w:rsidRDefault="005B411C" w:rsidP="00444AA3">
      <w:pPr>
        <w:rPr>
          <w:rFonts w:asciiTheme="majorHAnsi" w:hAnsiTheme="majorHAnsi" w:cstheme="majorHAnsi"/>
          <w:b/>
          <w:rtl/>
        </w:rPr>
      </w:pPr>
      <w:r>
        <w:rPr>
          <w:noProof/>
        </w:rPr>
        <w:drawing>
          <wp:inline distT="0" distB="0" distL="0" distR="0" wp14:anchorId="4EB24F70" wp14:editId="7CD5CE15">
            <wp:extent cx="5733415" cy="280479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804795"/>
                    </a:xfrm>
                    <a:prstGeom prst="rect">
                      <a:avLst/>
                    </a:prstGeom>
                  </pic:spPr>
                </pic:pic>
              </a:graphicData>
            </a:graphic>
          </wp:inline>
        </w:drawing>
      </w:r>
    </w:p>
    <w:p w14:paraId="40751C8B" w14:textId="3D5DB950" w:rsidR="00B51BD1" w:rsidRPr="008F72E6" w:rsidRDefault="0017764F">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31968" behindDoc="0" locked="0" layoutInCell="1" allowOverlap="1" wp14:anchorId="4F9B11E5" wp14:editId="07349CDE">
                <wp:simplePos x="0" y="0"/>
                <wp:positionH relativeFrom="column">
                  <wp:posOffset>1743075</wp:posOffset>
                </wp:positionH>
                <wp:positionV relativeFrom="paragraph">
                  <wp:posOffset>8890</wp:posOffset>
                </wp:positionV>
                <wp:extent cx="2628900" cy="327025"/>
                <wp:effectExtent l="0" t="0" r="0" b="3175"/>
                <wp:wrapNone/>
                <wp:docPr id="52" name="Text Box 52"/>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42A1343C" w14:textId="501B01A9" w:rsidR="0017764F" w:rsidRPr="007D0192" w:rsidRDefault="0017764F" w:rsidP="0017764F">
                            <w:r w:rsidRPr="004E23B9">
                              <w:rPr>
                                <w:b/>
                                <w:bCs/>
                              </w:rPr>
                              <w:t xml:space="preserve">Fig </w:t>
                            </w:r>
                            <w:r>
                              <w:rPr>
                                <w:b/>
                                <w:bCs/>
                              </w:rPr>
                              <w:t>1</w:t>
                            </w:r>
                            <w:r w:rsidR="00EC164E">
                              <w:rPr>
                                <w:b/>
                                <w:bCs/>
                              </w:rPr>
                              <w:t>5</w:t>
                            </w:r>
                            <w:r>
                              <w:rPr>
                                <w:b/>
                                <w:bCs/>
                              </w:rPr>
                              <w:t>:</w:t>
                            </w:r>
                            <w:r>
                              <w:t xml:space="preserve"> 50:50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B11E5" id="Text Box 52" o:spid="_x0000_s1041" type="#_x0000_t202" style="position:absolute;margin-left:137.25pt;margin-top:.7pt;width:207pt;height:2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TsMAIAAFw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" fillcolor="white [3201]" stroked="f" strokeweight=".5pt">
                <v:textbox>
                  <w:txbxContent>
                    <w:p w14:paraId="42A1343C" w14:textId="501B01A9" w:rsidR="0017764F" w:rsidRPr="007D0192" w:rsidRDefault="0017764F" w:rsidP="0017764F">
                      <w:r w:rsidRPr="004E23B9">
                        <w:rPr>
                          <w:b/>
                          <w:bCs/>
                        </w:rPr>
                        <w:t xml:space="preserve">Fig </w:t>
                      </w:r>
                      <w:r>
                        <w:rPr>
                          <w:b/>
                          <w:bCs/>
                        </w:rPr>
                        <w:t>1</w:t>
                      </w:r>
                      <w:r w:rsidR="00EC164E">
                        <w:rPr>
                          <w:b/>
                          <w:bCs/>
                        </w:rPr>
                        <w:t>5</w:t>
                      </w:r>
                      <w:r>
                        <w:rPr>
                          <w:b/>
                          <w:bCs/>
                        </w:rPr>
                        <w:t>:</w:t>
                      </w:r>
                      <w:r>
                        <w:t xml:space="preserve"> 50:50 option</w:t>
                      </w:r>
                    </w:p>
                  </w:txbxContent>
                </v:textbox>
              </v:shape>
            </w:pict>
          </mc:Fallback>
        </mc:AlternateContent>
      </w:r>
    </w:p>
    <w:p w14:paraId="696A6233" w14:textId="71BEDA13" w:rsidR="00B51BD1" w:rsidRPr="008F72E6" w:rsidRDefault="00B51BD1">
      <w:pPr>
        <w:rPr>
          <w:rFonts w:asciiTheme="majorHAnsi" w:hAnsiTheme="majorHAnsi" w:cstheme="majorHAnsi"/>
          <w:b/>
          <w:u w:val="single"/>
        </w:rPr>
      </w:pPr>
    </w:p>
    <w:p w14:paraId="073EE4A8" w14:textId="77777777" w:rsidR="004A0666" w:rsidRDefault="004A0666">
      <w:pPr>
        <w:rPr>
          <w:rFonts w:asciiTheme="majorHAnsi" w:hAnsiTheme="majorHAnsi" w:cstheme="majorHAnsi"/>
          <w:b/>
          <w:u w:val="single"/>
        </w:rPr>
      </w:pPr>
    </w:p>
    <w:p w14:paraId="4F314F6B" w14:textId="77777777" w:rsidR="004A0666" w:rsidRDefault="004A0666">
      <w:pPr>
        <w:rPr>
          <w:rFonts w:asciiTheme="majorHAnsi" w:hAnsiTheme="majorHAnsi" w:cstheme="majorHAnsi"/>
          <w:b/>
          <w:u w:val="single"/>
        </w:rPr>
      </w:pPr>
    </w:p>
    <w:p w14:paraId="46306249" w14:textId="77777777" w:rsidR="004A0666" w:rsidRDefault="004A0666">
      <w:pPr>
        <w:rPr>
          <w:rFonts w:asciiTheme="majorHAnsi" w:hAnsiTheme="majorHAnsi" w:cstheme="majorHAnsi"/>
          <w:b/>
          <w:u w:val="single"/>
        </w:rPr>
      </w:pPr>
    </w:p>
    <w:p w14:paraId="6EC6DB6F" w14:textId="77777777" w:rsidR="004A0666" w:rsidRDefault="004A0666">
      <w:pPr>
        <w:rPr>
          <w:rFonts w:asciiTheme="majorHAnsi" w:hAnsiTheme="majorHAnsi" w:cstheme="majorHAnsi"/>
          <w:b/>
          <w:u w:val="single"/>
        </w:rPr>
      </w:pPr>
    </w:p>
    <w:p w14:paraId="07CDB04C" w14:textId="77777777" w:rsidR="004A0666" w:rsidRDefault="004A0666">
      <w:pPr>
        <w:rPr>
          <w:rFonts w:asciiTheme="majorHAnsi" w:hAnsiTheme="majorHAnsi" w:cstheme="majorHAnsi"/>
          <w:b/>
          <w:u w:val="single"/>
        </w:rPr>
      </w:pPr>
    </w:p>
    <w:p w14:paraId="50DD91D8" w14:textId="77777777" w:rsidR="004A0666" w:rsidRDefault="004A0666">
      <w:pPr>
        <w:rPr>
          <w:rFonts w:asciiTheme="majorHAnsi" w:hAnsiTheme="majorHAnsi" w:cstheme="majorHAnsi"/>
          <w:b/>
          <w:u w:val="single"/>
        </w:rPr>
      </w:pPr>
    </w:p>
    <w:p w14:paraId="75663080" w14:textId="77777777" w:rsidR="004A0666" w:rsidRDefault="004A0666">
      <w:pPr>
        <w:rPr>
          <w:rFonts w:asciiTheme="majorHAnsi" w:hAnsiTheme="majorHAnsi" w:cstheme="majorHAnsi"/>
          <w:b/>
          <w:u w:val="single"/>
        </w:rPr>
      </w:pPr>
    </w:p>
    <w:p w14:paraId="2B976E4B" w14:textId="77777777" w:rsidR="004A0666" w:rsidRDefault="004A0666">
      <w:pPr>
        <w:rPr>
          <w:rFonts w:asciiTheme="majorHAnsi" w:hAnsiTheme="majorHAnsi" w:cstheme="majorHAnsi"/>
          <w:b/>
          <w:u w:val="single"/>
        </w:rPr>
      </w:pPr>
    </w:p>
    <w:p w14:paraId="1D3C2357" w14:textId="77777777" w:rsidR="004A0666" w:rsidRDefault="004A0666">
      <w:pPr>
        <w:rPr>
          <w:rFonts w:asciiTheme="majorHAnsi" w:hAnsiTheme="majorHAnsi" w:cstheme="majorHAnsi"/>
          <w:b/>
          <w:u w:val="single"/>
        </w:rPr>
      </w:pPr>
    </w:p>
    <w:p w14:paraId="3F7CF929" w14:textId="77777777" w:rsidR="004A0666" w:rsidRDefault="004A0666">
      <w:pPr>
        <w:rPr>
          <w:rFonts w:asciiTheme="majorHAnsi" w:hAnsiTheme="majorHAnsi" w:cstheme="majorHAnsi"/>
          <w:b/>
          <w:u w:val="single"/>
        </w:rPr>
      </w:pPr>
    </w:p>
    <w:p w14:paraId="24959D8B" w14:textId="77777777" w:rsidR="004A0666" w:rsidRDefault="004A0666">
      <w:pPr>
        <w:rPr>
          <w:rFonts w:asciiTheme="majorHAnsi" w:hAnsiTheme="majorHAnsi" w:cstheme="majorHAnsi"/>
          <w:b/>
          <w:u w:val="single"/>
        </w:rPr>
      </w:pPr>
    </w:p>
    <w:p w14:paraId="4415D7BF" w14:textId="77777777" w:rsidR="004A0666" w:rsidRDefault="004A0666">
      <w:pPr>
        <w:rPr>
          <w:rFonts w:asciiTheme="majorHAnsi" w:hAnsiTheme="majorHAnsi" w:cstheme="majorHAnsi"/>
          <w:b/>
          <w:u w:val="single"/>
        </w:rPr>
      </w:pPr>
    </w:p>
    <w:p w14:paraId="1F6A81D5" w14:textId="77777777" w:rsidR="004A0666" w:rsidRDefault="004A0666">
      <w:pPr>
        <w:rPr>
          <w:rFonts w:asciiTheme="majorHAnsi" w:hAnsiTheme="majorHAnsi" w:cstheme="majorHAnsi"/>
          <w:b/>
          <w:u w:val="single"/>
        </w:rPr>
      </w:pPr>
    </w:p>
    <w:p w14:paraId="24295871" w14:textId="77777777" w:rsidR="004A0666" w:rsidRDefault="004A0666">
      <w:pPr>
        <w:rPr>
          <w:rFonts w:asciiTheme="majorHAnsi" w:hAnsiTheme="majorHAnsi" w:cstheme="majorHAnsi"/>
          <w:b/>
          <w:u w:val="single"/>
        </w:rPr>
      </w:pPr>
    </w:p>
    <w:p w14:paraId="6E33B524" w14:textId="77777777" w:rsidR="004A0666" w:rsidRDefault="004A0666">
      <w:pPr>
        <w:rPr>
          <w:rFonts w:asciiTheme="majorHAnsi" w:hAnsiTheme="majorHAnsi" w:cstheme="majorHAnsi"/>
          <w:b/>
          <w:u w:val="single"/>
        </w:rPr>
      </w:pPr>
    </w:p>
    <w:p w14:paraId="6A37E750" w14:textId="77777777" w:rsidR="004A0666" w:rsidRDefault="004A0666">
      <w:pPr>
        <w:rPr>
          <w:rFonts w:asciiTheme="majorHAnsi" w:hAnsiTheme="majorHAnsi" w:cstheme="majorHAnsi"/>
          <w:b/>
          <w:u w:val="single"/>
        </w:rPr>
      </w:pPr>
    </w:p>
    <w:p w14:paraId="2D47E8F4" w14:textId="77777777" w:rsidR="004A0666" w:rsidRDefault="004A0666">
      <w:pPr>
        <w:rPr>
          <w:rFonts w:asciiTheme="majorHAnsi" w:hAnsiTheme="majorHAnsi" w:cstheme="majorHAnsi"/>
          <w:b/>
          <w:u w:val="single"/>
        </w:rPr>
      </w:pPr>
    </w:p>
    <w:p w14:paraId="0C723708" w14:textId="77777777" w:rsidR="004A0666" w:rsidRDefault="004A0666">
      <w:pPr>
        <w:rPr>
          <w:rFonts w:asciiTheme="majorHAnsi" w:hAnsiTheme="majorHAnsi" w:cstheme="majorHAnsi"/>
          <w:b/>
          <w:u w:val="single"/>
        </w:rPr>
      </w:pPr>
    </w:p>
    <w:p w14:paraId="238B1C22" w14:textId="77777777" w:rsidR="004A0666" w:rsidRDefault="004A0666">
      <w:pPr>
        <w:rPr>
          <w:rFonts w:asciiTheme="majorHAnsi" w:hAnsiTheme="majorHAnsi" w:cstheme="majorHAnsi"/>
          <w:b/>
          <w:u w:val="single"/>
        </w:rPr>
      </w:pPr>
    </w:p>
    <w:p w14:paraId="1847E80C" w14:textId="77777777" w:rsidR="004A0666" w:rsidRDefault="004A0666">
      <w:pPr>
        <w:rPr>
          <w:rFonts w:asciiTheme="majorHAnsi" w:hAnsiTheme="majorHAnsi" w:cstheme="majorHAnsi"/>
          <w:b/>
          <w:u w:val="single"/>
        </w:rPr>
      </w:pPr>
    </w:p>
    <w:p w14:paraId="57529408" w14:textId="77777777" w:rsidR="004A0666" w:rsidRDefault="004A0666">
      <w:pPr>
        <w:rPr>
          <w:rFonts w:asciiTheme="majorHAnsi" w:hAnsiTheme="majorHAnsi" w:cstheme="majorHAnsi"/>
          <w:b/>
          <w:u w:val="single"/>
        </w:rPr>
      </w:pPr>
    </w:p>
    <w:p w14:paraId="78933C24" w14:textId="77777777" w:rsidR="004A0666" w:rsidRDefault="004A0666">
      <w:pPr>
        <w:rPr>
          <w:rFonts w:asciiTheme="majorHAnsi" w:hAnsiTheme="majorHAnsi" w:cstheme="majorHAnsi"/>
          <w:b/>
          <w:u w:val="single"/>
        </w:rPr>
      </w:pPr>
    </w:p>
    <w:p w14:paraId="4E206F1C" w14:textId="77777777" w:rsidR="004A0666" w:rsidRDefault="004A0666">
      <w:pPr>
        <w:rPr>
          <w:rFonts w:asciiTheme="majorHAnsi" w:hAnsiTheme="majorHAnsi" w:cstheme="majorHAnsi"/>
          <w:b/>
          <w:u w:val="single"/>
        </w:rPr>
      </w:pPr>
    </w:p>
    <w:p w14:paraId="487FE7A4" w14:textId="43772DAF" w:rsidR="0017764F" w:rsidRPr="008F72E6" w:rsidRDefault="00C043E0">
      <w:pPr>
        <w:rPr>
          <w:rFonts w:asciiTheme="majorHAnsi" w:hAnsiTheme="majorHAnsi" w:cstheme="majorHAnsi"/>
          <w:b/>
          <w:u w:val="single"/>
        </w:rPr>
      </w:pPr>
      <w:r w:rsidRPr="008F72E6">
        <w:rPr>
          <w:rFonts w:asciiTheme="majorHAnsi" w:hAnsiTheme="majorHAnsi" w:cstheme="majorHAnsi"/>
          <w:b/>
          <w:u w:val="single"/>
        </w:rPr>
        <w:lastRenderedPageBreak/>
        <w:t xml:space="preserve">The </w:t>
      </w:r>
      <w:r w:rsidR="005B411C">
        <w:rPr>
          <w:rFonts w:asciiTheme="majorHAnsi" w:hAnsiTheme="majorHAnsi" w:cstheme="majorHAnsi"/>
          <w:b/>
          <w:u w:val="single"/>
        </w:rPr>
        <w:t>R</w:t>
      </w:r>
      <w:r w:rsidRPr="008F72E6">
        <w:rPr>
          <w:rFonts w:asciiTheme="majorHAnsi" w:hAnsiTheme="majorHAnsi" w:cstheme="majorHAnsi"/>
          <w:b/>
          <w:u w:val="single"/>
        </w:rPr>
        <w:t>esearch questions screen:</w:t>
      </w:r>
    </w:p>
    <w:p w14:paraId="7F5BAACF" w14:textId="1E43846A" w:rsidR="00C043E0" w:rsidRPr="008F72E6" w:rsidRDefault="00C043E0" w:rsidP="00C043E0">
      <w:pPr>
        <w:rPr>
          <w:rFonts w:asciiTheme="majorHAnsi" w:hAnsiTheme="majorHAnsi" w:cstheme="majorHAnsi"/>
          <w:bCs/>
        </w:rPr>
      </w:pPr>
      <w:r w:rsidRPr="008F72E6">
        <w:rPr>
          <w:rFonts w:asciiTheme="majorHAnsi" w:hAnsiTheme="majorHAnsi" w:cstheme="majorHAnsi"/>
          <w:bCs/>
        </w:rPr>
        <w:t>The system shows the user research questions. Those questions based on the 'WOLF' research. The user needs to rate the statement, and the system identifies if the user is motivated or not.</w:t>
      </w:r>
    </w:p>
    <w:p w14:paraId="6CE4947E" w14:textId="0BFE676C" w:rsidR="00B51BD1" w:rsidRPr="008F72E6" w:rsidRDefault="00B51BD1">
      <w:pPr>
        <w:rPr>
          <w:rFonts w:asciiTheme="majorHAnsi" w:hAnsiTheme="majorHAnsi" w:cstheme="majorHAnsi"/>
          <w:b/>
          <w:u w:val="single"/>
        </w:rPr>
      </w:pPr>
    </w:p>
    <w:p w14:paraId="651DE4E2" w14:textId="1BC566F7" w:rsidR="005B411C" w:rsidRDefault="005B411C" w:rsidP="002C1EB7">
      <w:pPr>
        <w:rPr>
          <w:rFonts w:asciiTheme="majorHAnsi" w:hAnsiTheme="majorHAnsi" w:cstheme="majorHAnsi"/>
          <w:b/>
          <w:u w:val="single"/>
        </w:rPr>
      </w:pPr>
      <w:r>
        <w:rPr>
          <w:noProof/>
        </w:rPr>
        <w:drawing>
          <wp:inline distT="0" distB="0" distL="0" distR="0" wp14:anchorId="7F0BDFF4" wp14:editId="059B85C3">
            <wp:extent cx="5029200" cy="46672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9"/>
                    <a:stretch>
                      <a:fillRect/>
                    </a:stretch>
                  </pic:blipFill>
                  <pic:spPr>
                    <a:xfrm>
                      <a:off x="0" y="0"/>
                      <a:ext cx="5029200" cy="4667250"/>
                    </a:xfrm>
                    <a:prstGeom prst="rect">
                      <a:avLst/>
                    </a:prstGeom>
                  </pic:spPr>
                </pic:pic>
              </a:graphicData>
            </a:graphic>
          </wp:inline>
        </w:drawing>
      </w:r>
    </w:p>
    <w:p w14:paraId="228EB04F" w14:textId="00AE02B5" w:rsidR="005B411C" w:rsidRDefault="005B411C" w:rsidP="002C1EB7">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38112" behindDoc="0" locked="0" layoutInCell="1" allowOverlap="1" wp14:anchorId="614070DA" wp14:editId="2DEAD3FD">
                <wp:simplePos x="0" y="0"/>
                <wp:positionH relativeFrom="margin">
                  <wp:posOffset>1256665</wp:posOffset>
                </wp:positionH>
                <wp:positionV relativeFrom="paragraph">
                  <wp:posOffset>17780</wp:posOffset>
                </wp:positionV>
                <wp:extent cx="2628900" cy="327025"/>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0136BB4B" w14:textId="39B20D84" w:rsidR="00C043E0" w:rsidRPr="007D0192" w:rsidRDefault="00C043E0" w:rsidP="00C043E0">
                            <w:r w:rsidRPr="004E23B9">
                              <w:rPr>
                                <w:b/>
                                <w:bCs/>
                              </w:rPr>
                              <w:t xml:space="preserve">Fig </w:t>
                            </w:r>
                            <w:r>
                              <w:rPr>
                                <w:b/>
                                <w:bCs/>
                              </w:rPr>
                              <w:t>1</w:t>
                            </w:r>
                            <w:r w:rsidR="00EC164E">
                              <w:rPr>
                                <w:b/>
                                <w:bCs/>
                              </w:rPr>
                              <w:t>6</w:t>
                            </w:r>
                            <w:r>
                              <w:rPr>
                                <w:b/>
                                <w:bCs/>
                              </w:rPr>
                              <w:t>:</w:t>
                            </w:r>
                            <w:r>
                              <w:t xml:space="preserve"> Research questions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070DA" id="Text Box 8" o:spid="_x0000_s1042" type="#_x0000_t202" style="position:absolute;margin-left:98.95pt;margin-top:1.4pt;width:207pt;height:25.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VIMQIAAFw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" fillcolor="white [3201]" stroked="f" strokeweight=".5pt">
                <v:textbox>
                  <w:txbxContent>
                    <w:p w14:paraId="0136BB4B" w14:textId="39B20D84" w:rsidR="00C043E0" w:rsidRPr="007D0192" w:rsidRDefault="00C043E0" w:rsidP="00C043E0">
                      <w:r w:rsidRPr="004E23B9">
                        <w:rPr>
                          <w:b/>
                          <w:bCs/>
                        </w:rPr>
                        <w:t xml:space="preserve">Fig </w:t>
                      </w:r>
                      <w:r>
                        <w:rPr>
                          <w:b/>
                          <w:bCs/>
                        </w:rPr>
                        <w:t>1</w:t>
                      </w:r>
                      <w:r w:rsidR="00EC164E">
                        <w:rPr>
                          <w:b/>
                          <w:bCs/>
                        </w:rPr>
                        <w:t>6</w:t>
                      </w:r>
                      <w:r>
                        <w:rPr>
                          <w:b/>
                          <w:bCs/>
                        </w:rPr>
                        <w:t>:</w:t>
                      </w:r>
                      <w:r>
                        <w:t xml:space="preserve"> Research questions Page</w:t>
                      </w:r>
                    </w:p>
                  </w:txbxContent>
                </v:textbox>
                <w10:wrap anchorx="margin"/>
              </v:shape>
            </w:pict>
          </mc:Fallback>
        </mc:AlternateContent>
      </w:r>
    </w:p>
    <w:p w14:paraId="13E39E7B" w14:textId="26A78432" w:rsidR="005B411C" w:rsidRDefault="005B411C" w:rsidP="002C1EB7">
      <w:pPr>
        <w:rPr>
          <w:rFonts w:asciiTheme="majorHAnsi" w:hAnsiTheme="majorHAnsi" w:cstheme="majorHAnsi"/>
          <w:b/>
          <w:u w:val="single"/>
        </w:rPr>
      </w:pPr>
    </w:p>
    <w:p w14:paraId="1450D22B" w14:textId="77777777" w:rsidR="004A0666" w:rsidRDefault="004A0666" w:rsidP="002C1EB7">
      <w:pPr>
        <w:rPr>
          <w:rFonts w:asciiTheme="majorHAnsi" w:hAnsiTheme="majorHAnsi" w:cstheme="majorHAnsi"/>
          <w:b/>
          <w:u w:val="single"/>
        </w:rPr>
      </w:pPr>
    </w:p>
    <w:p w14:paraId="1549C086" w14:textId="77777777" w:rsidR="004A0666" w:rsidRDefault="004A0666" w:rsidP="002C1EB7">
      <w:pPr>
        <w:rPr>
          <w:rFonts w:asciiTheme="majorHAnsi" w:hAnsiTheme="majorHAnsi" w:cstheme="majorHAnsi"/>
          <w:b/>
          <w:u w:val="single"/>
        </w:rPr>
      </w:pPr>
    </w:p>
    <w:p w14:paraId="3F13A407" w14:textId="77777777" w:rsidR="004A0666" w:rsidRDefault="004A0666" w:rsidP="002C1EB7">
      <w:pPr>
        <w:rPr>
          <w:rFonts w:asciiTheme="majorHAnsi" w:hAnsiTheme="majorHAnsi" w:cstheme="majorHAnsi"/>
          <w:b/>
          <w:u w:val="single"/>
        </w:rPr>
      </w:pPr>
    </w:p>
    <w:p w14:paraId="631F0403" w14:textId="77777777" w:rsidR="004A0666" w:rsidRDefault="004A0666" w:rsidP="002C1EB7">
      <w:pPr>
        <w:rPr>
          <w:rFonts w:asciiTheme="majorHAnsi" w:hAnsiTheme="majorHAnsi" w:cstheme="majorHAnsi"/>
          <w:b/>
          <w:u w:val="single"/>
        </w:rPr>
      </w:pPr>
    </w:p>
    <w:p w14:paraId="1F672771" w14:textId="77777777" w:rsidR="004A0666" w:rsidRDefault="004A0666" w:rsidP="002C1EB7">
      <w:pPr>
        <w:rPr>
          <w:rFonts w:asciiTheme="majorHAnsi" w:hAnsiTheme="majorHAnsi" w:cstheme="majorHAnsi"/>
          <w:b/>
          <w:u w:val="single"/>
        </w:rPr>
      </w:pPr>
    </w:p>
    <w:p w14:paraId="485410B1" w14:textId="77777777" w:rsidR="004A0666" w:rsidRDefault="004A0666" w:rsidP="002C1EB7">
      <w:pPr>
        <w:rPr>
          <w:rFonts w:asciiTheme="majorHAnsi" w:hAnsiTheme="majorHAnsi" w:cstheme="majorHAnsi"/>
          <w:b/>
          <w:u w:val="single"/>
        </w:rPr>
      </w:pPr>
    </w:p>
    <w:p w14:paraId="1A202A60" w14:textId="77777777" w:rsidR="004A0666" w:rsidRDefault="004A0666" w:rsidP="002C1EB7">
      <w:pPr>
        <w:rPr>
          <w:rFonts w:asciiTheme="majorHAnsi" w:hAnsiTheme="majorHAnsi" w:cstheme="majorHAnsi"/>
          <w:b/>
          <w:u w:val="single"/>
        </w:rPr>
      </w:pPr>
    </w:p>
    <w:p w14:paraId="117286A1" w14:textId="77777777" w:rsidR="004A0666" w:rsidRDefault="004A0666" w:rsidP="002C1EB7">
      <w:pPr>
        <w:rPr>
          <w:rFonts w:asciiTheme="majorHAnsi" w:hAnsiTheme="majorHAnsi" w:cstheme="majorHAnsi"/>
          <w:b/>
          <w:u w:val="single"/>
        </w:rPr>
      </w:pPr>
    </w:p>
    <w:p w14:paraId="29E8A4F4" w14:textId="77777777" w:rsidR="004A0666" w:rsidRDefault="004A0666" w:rsidP="002C1EB7">
      <w:pPr>
        <w:rPr>
          <w:rFonts w:asciiTheme="majorHAnsi" w:hAnsiTheme="majorHAnsi" w:cstheme="majorHAnsi"/>
          <w:b/>
          <w:u w:val="single"/>
        </w:rPr>
      </w:pPr>
    </w:p>
    <w:p w14:paraId="55831241" w14:textId="77777777" w:rsidR="004A0666" w:rsidRDefault="004A0666" w:rsidP="002C1EB7">
      <w:pPr>
        <w:rPr>
          <w:rFonts w:asciiTheme="majorHAnsi" w:hAnsiTheme="majorHAnsi" w:cstheme="majorHAnsi"/>
          <w:b/>
          <w:u w:val="single"/>
        </w:rPr>
      </w:pPr>
    </w:p>
    <w:p w14:paraId="2232795A" w14:textId="77777777" w:rsidR="004A0666" w:rsidRDefault="004A0666" w:rsidP="002C1EB7">
      <w:pPr>
        <w:rPr>
          <w:rFonts w:asciiTheme="majorHAnsi" w:hAnsiTheme="majorHAnsi" w:cstheme="majorHAnsi"/>
          <w:b/>
          <w:u w:val="single"/>
        </w:rPr>
      </w:pPr>
    </w:p>
    <w:p w14:paraId="3B1FD57C" w14:textId="77777777" w:rsidR="004A0666" w:rsidRDefault="004A0666" w:rsidP="002C1EB7">
      <w:pPr>
        <w:rPr>
          <w:rFonts w:asciiTheme="majorHAnsi" w:hAnsiTheme="majorHAnsi" w:cstheme="majorHAnsi"/>
          <w:b/>
          <w:u w:val="single"/>
        </w:rPr>
      </w:pPr>
    </w:p>
    <w:p w14:paraId="7566DD91" w14:textId="77777777" w:rsidR="004A0666" w:rsidRDefault="004A0666" w:rsidP="002C1EB7">
      <w:pPr>
        <w:rPr>
          <w:rFonts w:asciiTheme="majorHAnsi" w:hAnsiTheme="majorHAnsi" w:cstheme="majorHAnsi"/>
          <w:b/>
          <w:u w:val="single"/>
        </w:rPr>
      </w:pPr>
    </w:p>
    <w:p w14:paraId="201B2313" w14:textId="77777777" w:rsidR="004A0666" w:rsidRDefault="004A0666" w:rsidP="002C1EB7">
      <w:pPr>
        <w:rPr>
          <w:rFonts w:asciiTheme="majorHAnsi" w:hAnsiTheme="majorHAnsi" w:cstheme="majorHAnsi"/>
          <w:b/>
          <w:u w:val="single"/>
        </w:rPr>
      </w:pPr>
    </w:p>
    <w:p w14:paraId="1B833CD5" w14:textId="77777777" w:rsidR="004A0666" w:rsidRDefault="004A0666" w:rsidP="002C1EB7">
      <w:pPr>
        <w:rPr>
          <w:rFonts w:asciiTheme="majorHAnsi" w:hAnsiTheme="majorHAnsi" w:cstheme="majorHAnsi"/>
          <w:b/>
          <w:u w:val="single"/>
        </w:rPr>
      </w:pPr>
    </w:p>
    <w:p w14:paraId="0792203F" w14:textId="4C1D4F97" w:rsidR="002C1EB7" w:rsidRPr="008F72E6" w:rsidRDefault="002C1EB7" w:rsidP="002C1EB7">
      <w:pPr>
        <w:rPr>
          <w:rFonts w:asciiTheme="majorHAnsi" w:hAnsiTheme="majorHAnsi" w:cstheme="majorHAnsi"/>
          <w:b/>
          <w:u w:val="single"/>
        </w:rPr>
      </w:pPr>
      <w:r w:rsidRPr="008F72E6">
        <w:rPr>
          <w:rFonts w:asciiTheme="majorHAnsi" w:hAnsiTheme="majorHAnsi" w:cstheme="majorHAnsi"/>
          <w:b/>
          <w:u w:val="single"/>
        </w:rPr>
        <w:lastRenderedPageBreak/>
        <w:t xml:space="preserve">The </w:t>
      </w:r>
      <w:r w:rsidR="000C5447">
        <w:rPr>
          <w:rFonts w:asciiTheme="majorHAnsi" w:hAnsiTheme="majorHAnsi" w:cstheme="majorHAnsi"/>
          <w:b/>
          <w:u w:val="single"/>
        </w:rPr>
        <w:t>WOLF Research</w:t>
      </w:r>
      <w:r w:rsidRPr="008F72E6">
        <w:rPr>
          <w:rFonts w:asciiTheme="majorHAnsi" w:hAnsiTheme="majorHAnsi" w:cstheme="majorHAnsi"/>
          <w:b/>
          <w:u w:val="single"/>
        </w:rPr>
        <w:t xml:space="preserve"> screen:</w:t>
      </w:r>
    </w:p>
    <w:p w14:paraId="359DE243" w14:textId="5959583F" w:rsidR="00C043E0" w:rsidRPr="008F72E6" w:rsidRDefault="002C1EB7">
      <w:pPr>
        <w:rPr>
          <w:rFonts w:asciiTheme="majorHAnsi" w:hAnsiTheme="majorHAnsi" w:cstheme="majorHAnsi"/>
          <w:b/>
          <w:u w:val="single"/>
        </w:rPr>
      </w:pPr>
      <w:r w:rsidRPr="008F72E6">
        <w:rPr>
          <w:rFonts w:asciiTheme="majorHAnsi" w:hAnsiTheme="majorHAnsi" w:cstheme="majorHAnsi"/>
          <w:bCs/>
        </w:rPr>
        <w:t xml:space="preserve">After the user answers on the three 'WOLF' research questions </w:t>
      </w:r>
      <w:proofErr w:type="gramStart"/>
      <w:r w:rsidRPr="008F72E6">
        <w:rPr>
          <w:rFonts w:asciiTheme="majorHAnsi" w:hAnsiTheme="majorHAnsi" w:cstheme="majorHAnsi"/>
          <w:bCs/>
        </w:rPr>
        <w:t>In</w:t>
      </w:r>
      <w:proofErr w:type="gramEnd"/>
      <w:r w:rsidRPr="008F72E6">
        <w:rPr>
          <w:rFonts w:asciiTheme="majorHAnsi" w:hAnsiTheme="majorHAnsi" w:cstheme="majorHAnsi"/>
          <w:bCs/>
        </w:rPr>
        <w:t xml:space="preserve"> case that the system identifies that the user is not motivated – it offers him to change category or to continue with the current one.</w:t>
      </w:r>
    </w:p>
    <w:p w14:paraId="1DA5AC8D" w14:textId="1B9205F6" w:rsidR="00C043E0" w:rsidRPr="008F72E6" w:rsidRDefault="00C043E0">
      <w:pPr>
        <w:rPr>
          <w:rFonts w:asciiTheme="majorHAnsi" w:hAnsiTheme="majorHAnsi" w:cstheme="majorHAnsi"/>
          <w:b/>
          <w:u w:val="single"/>
        </w:rPr>
      </w:pPr>
    </w:p>
    <w:p w14:paraId="695DF927" w14:textId="0D4FFD3A" w:rsidR="00C043E0" w:rsidRPr="008F72E6" w:rsidRDefault="000C5447">
      <w:pPr>
        <w:rPr>
          <w:rFonts w:asciiTheme="majorHAnsi" w:hAnsiTheme="majorHAnsi" w:cstheme="majorHAnsi"/>
          <w:b/>
          <w:u w:val="single"/>
        </w:rPr>
      </w:pPr>
      <w:r>
        <w:rPr>
          <w:noProof/>
        </w:rPr>
        <w:drawing>
          <wp:inline distT="0" distB="0" distL="0" distR="0" wp14:anchorId="0651BC19" wp14:editId="2489EDD9">
            <wp:extent cx="5733415" cy="387604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876040"/>
                    </a:xfrm>
                    <a:prstGeom prst="rect">
                      <a:avLst/>
                    </a:prstGeom>
                  </pic:spPr>
                </pic:pic>
              </a:graphicData>
            </a:graphic>
          </wp:inline>
        </w:drawing>
      </w:r>
    </w:p>
    <w:p w14:paraId="1A824229" w14:textId="50B2520B" w:rsidR="00C043E0" w:rsidRPr="008F72E6" w:rsidRDefault="000C5447">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40160" behindDoc="0" locked="0" layoutInCell="1" allowOverlap="1" wp14:anchorId="1CD71283" wp14:editId="64023DC5">
                <wp:simplePos x="0" y="0"/>
                <wp:positionH relativeFrom="margin">
                  <wp:align>center</wp:align>
                </wp:positionH>
                <wp:positionV relativeFrom="paragraph">
                  <wp:posOffset>53340</wp:posOffset>
                </wp:positionV>
                <wp:extent cx="2628900"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3D699599" w14:textId="4208E724" w:rsidR="002C1EB7" w:rsidRPr="007D0192" w:rsidRDefault="002C1EB7" w:rsidP="002C1EB7">
                            <w:r w:rsidRPr="004E23B9">
                              <w:rPr>
                                <w:b/>
                                <w:bCs/>
                              </w:rPr>
                              <w:t xml:space="preserve">Fig </w:t>
                            </w:r>
                            <w:r>
                              <w:rPr>
                                <w:b/>
                                <w:bCs/>
                              </w:rPr>
                              <w:t>1</w:t>
                            </w:r>
                            <w:r w:rsidR="00EC164E">
                              <w:rPr>
                                <w:b/>
                                <w:bCs/>
                              </w:rPr>
                              <w:t>7</w:t>
                            </w:r>
                            <w:r>
                              <w:rPr>
                                <w:b/>
                                <w:bCs/>
                              </w:rPr>
                              <w:t>:</w:t>
                            </w:r>
                            <w:r>
                              <w:t xml:space="preserve"> </w:t>
                            </w:r>
                            <w:r w:rsidR="000C5447" w:rsidRPr="000C5447">
                              <w:t xml:space="preserve">WOLF Research </w:t>
                            </w:r>
                            <w: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71283" id="Text Box 12" o:spid="_x0000_s1043" type="#_x0000_t202" style="position:absolute;margin-left:0;margin-top:4.2pt;width:207pt;height:25.7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" fillcolor="white [3201]" stroked="f" strokeweight=".5pt">
                <v:textbox>
                  <w:txbxContent>
                    <w:p w14:paraId="3D699599" w14:textId="4208E724" w:rsidR="002C1EB7" w:rsidRPr="007D0192" w:rsidRDefault="002C1EB7" w:rsidP="002C1EB7">
                      <w:r w:rsidRPr="004E23B9">
                        <w:rPr>
                          <w:b/>
                          <w:bCs/>
                        </w:rPr>
                        <w:t xml:space="preserve">Fig </w:t>
                      </w:r>
                      <w:r>
                        <w:rPr>
                          <w:b/>
                          <w:bCs/>
                        </w:rPr>
                        <w:t>1</w:t>
                      </w:r>
                      <w:r w:rsidR="00EC164E">
                        <w:rPr>
                          <w:b/>
                          <w:bCs/>
                        </w:rPr>
                        <w:t>7</w:t>
                      </w:r>
                      <w:r>
                        <w:rPr>
                          <w:b/>
                          <w:bCs/>
                        </w:rPr>
                        <w:t>:</w:t>
                      </w:r>
                      <w:r>
                        <w:t xml:space="preserve"> </w:t>
                      </w:r>
                      <w:r w:rsidR="000C5447" w:rsidRPr="000C5447">
                        <w:t xml:space="preserve">WOLF Research </w:t>
                      </w:r>
                      <w:r>
                        <w:t>Page</w:t>
                      </w:r>
                    </w:p>
                  </w:txbxContent>
                </v:textbox>
                <w10:wrap anchorx="margin"/>
              </v:shape>
            </w:pict>
          </mc:Fallback>
        </mc:AlternateContent>
      </w:r>
    </w:p>
    <w:p w14:paraId="75DB19FE" w14:textId="3FBB709C" w:rsidR="00C043E0" w:rsidRPr="008F72E6" w:rsidRDefault="00C043E0">
      <w:pPr>
        <w:rPr>
          <w:rFonts w:asciiTheme="majorHAnsi" w:hAnsiTheme="majorHAnsi" w:cstheme="majorHAnsi"/>
          <w:b/>
          <w:u w:val="single"/>
        </w:rPr>
      </w:pPr>
    </w:p>
    <w:p w14:paraId="14DBD6A8" w14:textId="50C6B788" w:rsidR="000F47D3" w:rsidRPr="008F72E6" w:rsidRDefault="000F47D3">
      <w:pPr>
        <w:rPr>
          <w:rFonts w:asciiTheme="majorHAnsi" w:hAnsiTheme="majorHAnsi" w:cstheme="majorHAnsi"/>
          <w:b/>
          <w:u w:val="single"/>
        </w:rPr>
      </w:pPr>
    </w:p>
    <w:p w14:paraId="727BC7B3" w14:textId="11A9226E" w:rsidR="000F47D3" w:rsidRPr="008F72E6" w:rsidRDefault="000F47D3">
      <w:pPr>
        <w:rPr>
          <w:rFonts w:asciiTheme="majorHAnsi" w:hAnsiTheme="majorHAnsi" w:cstheme="majorHAnsi"/>
          <w:b/>
          <w:u w:val="single"/>
        </w:rPr>
      </w:pPr>
    </w:p>
    <w:p w14:paraId="209A87F1" w14:textId="635DE1F2" w:rsidR="000F47D3" w:rsidRPr="008F72E6" w:rsidRDefault="000F47D3">
      <w:pPr>
        <w:rPr>
          <w:rFonts w:asciiTheme="majorHAnsi" w:hAnsiTheme="majorHAnsi" w:cstheme="majorHAnsi"/>
          <w:b/>
          <w:u w:val="single"/>
        </w:rPr>
      </w:pPr>
    </w:p>
    <w:p w14:paraId="6B23ABFF" w14:textId="77777777" w:rsidR="00435AB7" w:rsidRPr="008F72E6" w:rsidRDefault="00435AB7" w:rsidP="000F47D3">
      <w:pPr>
        <w:rPr>
          <w:rFonts w:asciiTheme="majorHAnsi" w:hAnsiTheme="majorHAnsi" w:cstheme="majorHAnsi"/>
          <w:b/>
          <w:u w:val="single"/>
        </w:rPr>
      </w:pPr>
    </w:p>
    <w:p w14:paraId="1BFB59AC" w14:textId="77777777" w:rsidR="00435AB7" w:rsidRPr="008F72E6" w:rsidRDefault="00435AB7" w:rsidP="000F47D3">
      <w:pPr>
        <w:rPr>
          <w:rFonts w:asciiTheme="majorHAnsi" w:hAnsiTheme="majorHAnsi" w:cstheme="majorHAnsi"/>
          <w:b/>
          <w:u w:val="single"/>
        </w:rPr>
      </w:pPr>
    </w:p>
    <w:p w14:paraId="1E82E14A" w14:textId="77777777" w:rsidR="00435AB7" w:rsidRPr="008F72E6" w:rsidRDefault="00435AB7" w:rsidP="000F47D3">
      <w:pPr>
        <w:rPr>
          <w:rFonts w:asciiTheme="majorHAnsi" w:hAnsiTheme="majorHAnsi" w:cstheme="majorHAnsi"/>
          <w:b/>
          <w:u w:val="single"/>
        </w:rPr>
      </w:pPr>
    </w:p>
    <w:p w14:paraId="739F8C48" w14:textId="77777777" w:rsidR="00435AB7" w:rsidRPr="008F72E6" w:rsidRDefault="00435AB7" w:rsidP="000F47D3">
      <w:pPr>
        <w:rPr>
          <w:rFonts w:asciiTheme="majorHAnsi" w:hAnsiTheme="majorHAnsi" w:cstheme="majorHAnsi"/>
          <w:b/>
          <w:u w:val="single"/>
        </w:rPr>
      </w:pPr>
    </w:p>
    <w:p w14:paraId="0130CB0A" w14:textId="77777777" w:rsidR="00435AB7" w:rsidRPr="008F72E6" w:rsidRDefault="00435AB7" w:rsidP="000F47D3">
      <w:pPr>
        <w:rPr>
          <w:rFonts w:asciiTheme="majorHAnsi" w:hAnsiTheme="majorHAnsi" w:cstheme="majorHAnsi"/>
          <w:b/>
          <w:u w:val="single"/>
        </w:rPr>
      </w:pPr>
    </w:p>
    <w:p w14:paraId="72ACA85B" w14:textId="77777777" w:rsidR="00435AB7" w:rsidRPr="008F72E6" w:rsidRDefault="00435AB7" w:rsidP="000F47D3">
      <w:pPr>
        <w:rPr>
          <w:rFonts w:asciiTheme="majorHAnsi" w:hAnsiTheme="majorHAnsi" w:cstheme="majorHAnsi"/>
          <w:b/>
          <w:u w:val="single"/>
        </w:rPr>
      </w:pPr>
    </w:p>
    <w:p w14:paraId="3D9468DE" w14:textId="77777777" w:rsidR="00435AB7" w:rsidRPr="008F72E6" w:rsidRDefault="00435AB7" w:rsidP="000F47D3">
      <w:pPr>
        <w:rPr>
          <w:rFonts w:asciiTheme="majorHAnsi" w:hAnsiTheme="majorHAnsi" w:cstheme="majorHAnsi"/>
          <w:b/>
          <w:u w:val="single"/>
        </w:rPr>
      </w:pPr>
    </w:p>
    <w:p w14:paraId="56C46E05" w14:textId="77777777" w:rsidR="00435AB7" w:rsidRPr="008F72E6" w:rsidRDefault="00435AB7" w:rsidP="000F47D3">
      <w:pPr>
        <w:rPr>
          <w:rFonts w:asciiTheme="majorHAnsi" w:hAnsiTheme="majorHAnsi" w:cstheme="majorHAnsi"/>
          <w:b/>
          <w:u w:val="single"/>
        </w:rPr>
      </w:pPr>
    </w:p>
    <w:p w14:paraId="2C0913FD" w14:textId="77777777" w:rsidR="00435AB7" w:rsidRPr="008F72E6" w:rsidRDefault="00435AB7" w:rsidP="000F47D3">
      <w:pPr>
        <w:rPr>
          <w:rFonts w:asciiTheme="majorHAnsi" w:hAnsiTheme="majorHAnsi" w:cstheme="majorHAnsi"/>
          <w:b/>
          <w:u w:val="single"/>
        </w:rPr>
      </w:pPr>
    </w:p>
    <w:p w14:paraId="73D3D18C" w14:textId="77777777" w:rsidR="00435AB7" w:rsidRPr="008F72E6" w:rsidRDefault="00435AB7" w:rsidP="000F47D3">
      <w:pPr>
        <w:rPr>
          <w:rFonts w:asciiTheme="majorHAnsi" w:hAnsiTheme="majorHAnsi" w:cstheme="majorHAnsi"/>
          <w:b/>
          <w:u w:val="single"/>
        </w:rPr>
      </w:pPr>
    </w:p>
    <w:p w14:paraId="4106996D" w14:textId="77777777" w:rsidR="00435AB7" w:rsidRPr="008F72E6" w:rsidRDefault="00435AB7" w:rsidP="000F47D3">
      <w:pPr>
        <w:rPr>
          <w:rFonts w:asciiTheme="majorHAnsi" w:hAnsiTheme="majorHAnsi" w:cstheme="majorHAnsi"/>
          <w:b/>
          <w:u w:val="single"/>
        </w:rPr>
      </w:pPr>
    </w:p>
    <w:p w14:paraId="5BD80540" w14:textId="77777777" w:rsidR="00435AB7" w:rsidRPr="008F72E6" w:rsidRDefault="00435AB7" w:rsidP="000F47D3">
      <w:pPr>
        <w:rPr>
          <w:rFonts w:asciiTheme="majorHAnsi" w:hAnsiTheme="majorHAnsi" w:cstheme="majorHAnsi"/>
          <w:b/>
          <w:u w:val="single"/>
        </w:rPr>
      </w:pPr>
    </w:p>
    <w:p w14:paraId="1A4D1DE7" w14:textId="77777777" w:rsidR="00435AB7" w:rsidRPr="008F72E6" w:rsidRDefault="00435AB7" w:rsidP="000F47D3">
      <w:pPr>
        <w:rPr>
          <w:rFonts w:asciiTheme="majorHAnsi" w:hAnsiTheme="majorHAnsi" w:cstheme="majorHAnsi"/>
          <w:b/>
          <w:u w:val="single"/>
        </w:rPr>
      </w:pPr>
    </w:p>
    <w:p w14:paraId="6D8489B0" w14:textId="14C17D37" w:rsidR="000C5447" w:rsidRDefault="000C5447" w:rsidP="000F47D3">
      <w:pPr>
        <w:rPr>
          <w:rFonts w:asciiTheme="majorHAnsi" w:hAnsiTheme="majorHAnsi" w:cstheme="majorHAnsi"/>
          <w:b/>
          <w:u w:val="single"/>
        </w:rPr>
      </w:pPr>
    </w:p>
    <w:p w14:paraId="5DED658B" w14:textId="77777777" w:rsidR="004A0666" w:rsidRDefault="004A0666" w:rsidP="000F47D3">
      <w:pPr>
        <w:rPr>
          <w:rFonts w:asciiTheme="majorHAnsi" w:hAnsiTheme="majorHAnsi" w:cstheme="majorHAnsi"/>
          <w:b/>
          <w:u w:val="single"/>
        </w:rPr>
      </w:pPr>
    </w:p>
    <w:p w14:paraId="599BD873" w14:textId="77777777" w:rsidR="000C5447" w:rsidRDefault="000C5447" w:rsidP="000F47D3">
      <w:pPr>
        <w:rPr>
          <w:rFonts w:asciiTheme="majorHAnsi" w:hAnsiTheme="majorHAnsi" w:cstheme="majorHAnsi"/>
          <w:b/>
          <w:u w:val="single"/>
        </w:rPr>
      </w:pPr>
    </w:p>
    <w:p w14:paraId="533D9EB8" w14:textId="10A308F8" w:rsidR="000F47D3" w:rsidRPr="008F72E6" w:rsidRDefault="000F47D3" w:rsidP="000F47D3">
      <w:pPr>
        <w:rPr>
          <w:rFonts w:asciiTheme="majorHAnsi" w:hAnsiTheme="majorHAnsi" w:cstheme="majorHAnsi"/>
          <w:b/>
          <w:u w:val="single"/>
        </w:rPr>
      </w:pPr>
      <w:r w:rsidRPr="008F72E6">
        <w:rPr>
          <w:rFonts w:asciiTheme="majorHAnsi" w:hAnsiTheme="majorHAnsi" w:cstheme="majorHAnsi"/>
          <w:b/>
          <w:u w:val="single"/>
        </w:rPr>
        <w:lastRenderedPageBreak/>
        <w:t>The Summery Screen:</w:t>
      </w:r>
    </w:p>
    <w:p w14:paraId="7DFEDBD2" w14:textId="0B28C821" w:rsidR="000F47D3" w:rsidRPr="008F72E6" w:rsidRDefault="000F47D3" w:rsidP="000F47D3">
      <w:pPr>
        <w:rPr>
          <w:rFonts w:asciiTheme="majorHAnsi" w:hAnsiTheme="majorHAnsi" w:cstheme="majorHAnsi"/>
          <w:b/>
          <w:u w:val="single"/>
        </w:rPr>
      </w:pPr>
      <w:r w:rsidRPr="008F72E6">
        <w:rPr>
          <w:rFonts w:asciiTheme="majorHAnsi" w:hAnsiTheme="majorHAnsi" w:cstheme="majorHAnsi"/>
          <w:bCs/>
        </w:rPr>
        <w:t xml:space="preserve">After the ends the quiz or press 'quit' during a quiz, the summery screen </w:t>
      </w:r>
      <w:r w:rsidR="00435AB7" w:rsidRPr="008F72E6">
        <w:rPr>
          <w:rFonts w:asciiTheme="majorHAnsi" w:hAnsiTheme="majorHAnsi" w:cstheme="majorHAnsi"/>
          <w:bCs/>
        </w:rPr>
        <w:t>appears. The</w:t>
      </w:r>
      <w:r w:rsidRPr="008F72E6">
        <w:rPr>
          <w:rFonts w:asciiTheme="majorHAnsi" w:hAnsiTheme="majorHAnsi" w:cstheme="majorHAnsi"/>
          <w:bCs/>
        </w:rPr>
        <w:t xml:space="preserve"> user can see there graphical and textual display of the ratio of the questions that he answered correctly or incorrectly during the session.</w:t>
      </w:r>
      <w:r w:rsidR="00435AB7" w:rsidRPr="008F72E6">
        <w:t xml:space="preserve"> </w:t>
      </w:r>
      <w:r w:rsidR="00435AB7" w:rsidRPr="008F72E6">
        <w:rPr>
          <w:rFonts w:asciiTheme="majorHAnsi" w:hAnsiTheme="majorHAnsi" w:cstheme="majorHAnsi"/>
          <w:bCs/>
        </w:rPr>
        <w:t>In addition, a graph that shows his ratings in relation to other users who answered the same questions.</w:t>
      </w:r>
    </w:p>
    <w:p w14:paraId="36924380" w14:textId="77777777" w:rsidR="00435AB7" w:rsidRPr="008F72E6" w:rsidRDefault="00435AB7" w:rsidP="000F47D3">
      <w:pPr>
        <w:rPr>
          <w:rFonts w:asciiTheme="majorHAnsi" w:hAnsiTheme="majorHAnsi" w:cstheme="majorHAnsi"/>
          <w:b/>
          <w:u w:val="single"/>
        </w:rPr>
      </w:pPr>
    </w:p>
    <w:p w14:paraId="49B9F9B8" w14:textId="154BE722" w:rsidR="000F47D3" w:rsidRPr="008F72E6" w:rsidRDefault="000F47D3">
      <w:pPr>
        <w:rPr>
          <w:rFonts w:asciiTheme="majorHAnsi" w:hAnsiTheme="majorHAnsi" w:cstheme="majorHAnsi"/>
          <w:b/>
          <w:u w:val="single"/>
        </w:rPr>
      </w:pPr>
    </w:p>
    <w:p w14:paraId="7221CC70" w14:textId="0EFEA9F2" w:rsidR="000F47D3" w:rsidRPr="008F72E6" w:rsidRDefault="00810BD2">
      <w:pPr>
        <w:rPr>
          <w:rFonts w:asciiTheme="majorHAnsi" w:hAnsiTheme="majorHAnsi" w:cstheme="majorHAnsi"/>
          <w:b/>
          <w:u w:val="single"/>
        </w:rPr>
      </w:pPr>
      <w:r>
        <w:rPr>
          <w:noProof/>
        </w:rPr>
        <w:drawing>
          <wp:inline distT="0" distB="0" distL="0" distR="0" wp14:anchorId="5ACA5BDD" wp14:editId="20331AE8">
            <wp:extent cx="5505450" cy="4953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5450" cy="4953000"/>
                    </a:xfrm>
                    <a:prstGeom prst="rect">
                      <a:avLst/>
                    </a:prstGeom>
                  </pic:spPr>
                </pic:pic>
              </a:graphicData>
            </a:graphic>
          </wp:inline>
        </w:drawing>
      </w:r>
    </w:p>
    <w:p w14:paraId="15AF2198" w14:textId="1F74C0CC" w:rsidR="000F47D3" w:rsidRPr="008F72E6" w:rsidRDefault="000C5447">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42208" behindDoc="0" locked="0" layoutInCell="1" allowOverlap="1" wp14:anchorId="2D86DF4A" wp14:editId="5D15195D">
                <wp:simplePos x="0" y="0"/>
                <wp:positionH relativeFrom="margin">
                  <wp:align>center</wp:align>
                </wp:positionH>
                <wp:positionV relativeFrom="paragraph">
                  <wp:posOffset>8255</wp:posOffset>
                </wp:positionV>
                <wp:extent cx="2628900" cy="3270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73156840" w14:textId="6B396648" w:rsidR="00435AB7" w:rsidRPr="007D0192" w:rsidRDefault="00435AB7" w:rsidP="00435AB7">
                            <w:r w:rsidRPr="004E23B9">
                              <w:rPr>
                                <w:b/>
                                <w:bCs/>
                              </w:rPr>
                              <w:t xml:space="preserve">Fig </w:t>
                            </w:r>
                            <w:r w:rsidR="00D812FF">
                              <w:rPr>
                                <w:b/>
                                <w:bCs/>
                              </w:rPr>
                              <w:t>1</w:t>
                            </w:r>
                            <w:r w:rsidR="00EC164E">
                              <w:rPr>
                                <w:b/>
                                <w:bCs/>
                              </w:rPr>
                              <w:t>8</w:t>
                            </w:r>
                            <w:r>
                              <w:rPr>
                                <w:b/>
                                <w:bCs/>
                              </w:rPr>
                              <w:t>:</w:t>
                            </w:r>
                            <w:r>
                              <w:t xml:space="preserve"> </w:t>
                            </w:r>
                            <w:r w:rsidR="00110EFD">
                              <w:t>Summary</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DF4A" id="Text Box 31" o:spid="_x0000_s1044" type="#_x0000_t202" style="position:absolute;margin-left:0;margin-top:.65pt;width:207pt;height:25.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" fillcolor="white [3201]" stroked="f" strokeweight=".5pt">
                <v:textbox>
                  <w:txbxContent>
                    <w:p w14:paraId="73156840" w14:textId="6B396648" w:rsidR="00435AB7" w:rsidRPr="007D0192" w:rsidRDefault="00435AB7" w:rsidP="00435AB7">
                      <w:r w:rsidRPr="004E23B9">
                        <w:rPr>
                          <w:b/>
                          <w:bCs/>
                        </w:rPr>
                        <w:t xml:space="preserve">Fig </w:t>
                      </w:r>
                      <w:r w:rsidR="00D812FF">
                        <w:rPr>
                          <w:b/>
                          <w:bCs/>
                        </w:rPr>
                        <w:t>1</w:t>
                      </w:r>
                      <w:r w:rsidR="00EC164E">
                        <w:rPr>
                          <w:b/>
                          <w:bCs/>
                        </w:rPr>
                        <w:t>8</w:t>
                      </w:r>
                      <w:r>
                        <w:rPr>
                          <w:b/>
                          <w:bCs/>
                        </w:rPr>
                        <w:t>:</w:t>
                      </w:r>
                      <w:r>
                        <w:t xml:space="preserve"> </w:t>
                      </w:r>
                      <w:r w:rsidR="00110EFD">
                        <w:t>Summary</w:t>
                      </w:r>
                      <w:r>
                        <w:t xml:space="preserve"> Page</w:t>
                      </w:r>
                    </w:p>
                  </w:txbxContent>
                </v:textbox>
                <w10:wrap anchorx="margin"/>
              </v:shape>
            </w:pict>
          </mc:Fallback>
        </mc:AlternateContent>
      </w:r>
    </w:p>
    <w:p w14:paraId="7C18E74F" w14:textId="733B100E" w:rsidR="000F47D3" w:rsidRPr="008F72E6" w:rsidRDefault="000F47D3">
      <w:pPr>
        <w:rPr>
          <w:rFonts w:asciiTheme="majorHAnsi" w:hAnsiTheme="majorHAnsi" w:cstheme="majorHAnsi"/>
          <w:b/>
          <w:u w:val="single"/>
        </w:rPr>
      </w:pPr>
    </w:p>
    <w:p w14:paraId="4B6E0AFB" w14:textId="6FEAD831" w:rsidR="000F47D3" w:rsidRPr="008F72E6" w:rsidRDefault="000F47D3">
      <w:pPr>
        <w:rPr>
          <w:rFonts w:asciiTheme="majorHAnsi" w:hAnsiTheme="majorHAnsi" w:cstheme="majorHAnsi"/>
          <w:b/>
          <w:u w:val="single"/>
        </w:rPr>
      </w:pPr>
    </w:p>
    <w:p w14:paraId="57F92B8E" w14:textId="77777777" w:rsidR="004A0666" w:rsidRDefault="004A0666">
      <w:pPr>
        <w:rPr>
          <w:rFonts w:asciiTheme="majorHAnsi" w:hAnsiTheme="majorHAnsi" w:cstheme="majorHAnsi"/>
          <w:b/>
          <w:u w:val="single"/>
        </w:rPr>
      </w:pPr>
    </w:p>
    <w:p w14:paraId="249F9DB4" w14:textId="77777777" w:rsidR="004A0666" w:rsidRDefault="004A0666">
      <w:pPr>
        <w:rPr>
          <w:rFonts w:asciiTheme="majorHAnsi" w:hAnsiTheme="majorHAnsi" w:cstheme="majorHAnsi"/>
          <w:b/>
          <w:u w:val="single"/>
        </w:rPr>
      </w:pPr>
    </w:p>
    <w:p w14:paraId="179454BD" w14:textId="77777777" w:rsidR="004A0666" w:rsidRDefault="004A0666">
      <w:pPr>
        <w:rPr>
          <w:rFonts w:asciiTheme="majorHAnsi" w:hAnsiTheme="majorHAnsi" w:cstheme="majorHAnsi"/>
          <w:b/>
          <w:u w:val="single"/>
        </w:rPr>
      </w:pPr>
    </w:p>
    <w:p w14:paraId="406B7CFE" w14:textId="77777777" w:rsidR="004A0666" w:rsidRDefault="004A0666">
      <w:pPr>
        <w:rPr>
          <w:rFonts w:asciiTheme="majorHAnsi" w:hAnsiTheme="majorHAnsi" w:cstheme="majorHAnsi"/>
          <w:b/>
          <w:u w:val="single"/>
        </w:rPr>
      </w:pPr>
    </w:p>
    <w:p w14:paraId="7D1195A7" w14:textId="77777777" w:rsidR="004A0666" w:rsidRDefault="004A0666">
      <w:pPr>
        <w:rPr>
          <w:rFonts w:asciiTheme="majorHAnsi" w:hAnsiTheme="majorHAnsi" w:cstheme="majorHAnsi"/>
          <w:b/>
          <w:u w:val="single"/>
        </w:rPr>
      </w:pPr>
    </w:p>
    <w:p w14:paraId="76A2DCE4" w14:textId="77777777" w:rsidR="004A0666" w:rsidRDefault="004A0666">
      <w:pPr>
        <w:rPr>
          <w:rFonts w:asciiTheme="majorHAnsi" w:hAnsiTheme="majorHAnsi" w:cstheme="majorHAnsi"/>
          <w:b/>
          <w:u w:val="single"/>
        </w:rPr>
      </w:pPr>
    </w:p>
    <w:p w14:paraId="02B4F608" w14:textId="77777777" w:rsidR="004A0666" w:rsidRDefault="004A0666">
      <w:pPr>
        <w:rPr>
          <w:rFonts w:asciiTheme="majorHAnsi" w:hAnsiTheme="majorHAnsi" w:cstheme="majorHAnsi"/>
          <w:b/>
          <w:u w:val="single"/>
        </w:rPr>
      </w:pPr>
    </w:p>
    <w:p w14:paraId="44B141BF" w14:textId="77777777" w:rsidR="004A0666" w:rsidRDefault="004A0666">
      <w:pPr>
        <w:rPr>
          <w:rFonts w:asciiTheme="majorHAnsi" w:hAnsiTheme="majorHAnsi" w:cstheme="majorHAnsi"/>
          <w:b/>
          <w:u w:val="single"/>
        </w:rPr>
      </w:pPr>
    </w:p>
    <w:p w14:paraId="6E61E86D" w14:textId="77777777" w:rsidR="004A0666" w:rsidRDefault="004A0666">
      <w:pPr>
        <w:rPr>
          <w:rFonts w:asciiTheme="majorHAnsi" w:hAnsiTheme="majorHAnsi" w:cstheme="majorHAnsi"/>
          <w:b/>
          <w:u w:val="single"/>
        </w:rPr>
      </w:pPr>
    </w:p>
    <w:p w14:paraId="682ADD76" w14:textId="5F342450" w:rsidR="000F47D3" w:rsidRDefault="00810BD2">
      <w:pPr>
        <w:rPr>
          <w:rFonts w:asciiTheme="majorHAnsi" w:hAnsiTheme="majorHAnsi" w:cstheme="majorHAnsi"/>
          <w:b/>
          <w:u w:val="single"/>
        </w:rPr>
      </w:pPr>
      <w:r>
        <w:rPr>
          <w:rFonts w:asciiTheme="majorHAnsi" w:hAnsiTheme="majorHAnsi" w:cstheme="majorHAnsi"/>
          <w:b/>
          <w:u w:val="single"/>
        </w:rPr>
        <w:lastRenderedPageBreak/>
        <w:t xml:space="preserve">Game History screen </w:t>
      </w:r>
    </w:p>
    <w:p w14:paraId="31BC692B" w14:textId="05ACB8EB" w:rsidR="00810BD2" w:rsidRDefault="00810BD2">
      <w:pPr>
        <w:rPr>
          <w:rFonts w:asciiTheme="majorHAnsi" w:hAnsiTheme="majorHAnsi" w:cstheme="majorHAnsi"/>
          <w:color w:val="000000"/>
        </w:rPr>
      </w:pPr>
      <w:r w:rsidRPr="00810BD2">
        <w:rPr>
          <w:rFonts w:asciiTheme="majorHAnsi" w:hAnsiTheme="majorHAnsi" w:cstheme="majorHAnsi"/>
          <w:color w:val="000000"/>
        </w:rPr>
        <w:t>The user can see his games history</w:t>
      </w:r>
      <w:r>
        <w:rPr>
          <w:rFonts w:asciiTheme="majorHAnsi" w:hAnsiTheme="majorHAnsi" w:cstheme="majorHAnsi"/>
          <w:color w:val="000000"/>
        </w:rPr>
        <w:t xml:space="preserve"> in the screen.</w:t>
      </w:r>
      <w:r w:rsidRPr="00810BD2">
        <w:rPr>
          <w:rFonts w:asciiTheme="majorHAnsi" w:hAnsiTheme="majorHAnsi" w:cstheme="majorHAnsi"/>
          <w:color w:val="000000"/>
        </w:rPr>
        <w:t xml:space="preserve"> </w:t>
      </w:r>
    </w:p>
    <w:p w14:paraId="4E3EBD9A" w14:textId="512B6E90" w:rsidR="00810BD2" w:rsidRDefault="00810BD2">
      <w:pPr>
        <w:rPr>
          <w:rFonts w:asciiTheme="majorHAnsi" w:hAnsiTheme="majorHAnsi" w:cstheme="majorHAnsi"/>
          <w:color w:val="000000"/>
        </w:rPr>
      </w:pPr>
      <w:r>
        <w:rPr>
          <w:rFonts w:asciiTheme="majorHAnsi" w:hAnsiTheme="majorHAnsi" w:cstheme="majorHAnsi"/>
          <w:color w:val="000000"/>
        </w:rPr>
        <w:t xml:space="preserve">The screen represents the user's score in the different categories. </w:t>
      </w:r>
    </w:p>
    <w:p w14:paraId="17FB296D" w14:textId="6746E66D" w:rsidR="00810BD2" w:rsidRPr="00810BD2" w:rsidRDefault="001F4126">
      <w:pPr>
        <w:rPr>
          <w:rFonts w:asciiTheme="majorHAnsi" w:hAnsiTheme="majorHAnsi" w:cstheme="majorHAnsi"/>
          <w:color w:val="000000"/>
        </w:rPr>
      </w:pPr>
      <w:r>
        <w:rPr>
          <w:noProof/>
        </w:rPr>
        <w:drawing>
          <wp:inline distT="0" distB="0" distL="0" distR="0" wp14:anchorId="2602E47A" wp14:editId="157DBD4E">
            <wp:extent cx="5733415" cy="4411345"/>
            <wp:effectExtent l="0" t="0" r="63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411345"/>
                    </a:xfrm>
                    <a:prstGeom prst="rect">
                      <a:avLst/>
                    </a:prstGeom>
                  </pic:spPr>
                </pic:pic>
              </a:graphicData>
            </a:graphic>
          </wp:inline>
        </w:drawing>
      </w:r>
    </w:p>
    <w:p w14:paraId="7CFAD113" w14:textId="51F02F52" w:rsidR="00435AB7" w:rsidRDefault="00810BD2">
      <w:pPr>
        <w:rPr>
          <w:rFonts w:asciiTheme="majorHAnsi" w:hAnsiTheme="majorHAnsi" w:cstheme="majorHAnsi"/>
          <w:b/>
          <w:u w:val="single"/>
        </w:rPr>
      </w:pPr>
      <w:r w:rsidRPr="008F72E6">
        <w:rPr>
          <w:rFonts w:asciiTheme="majorHAnsi" w:hAnsiTheme="majorHAnsi" w:cstheme="majorHAnsi"/>
          <w:b/>
          <w:noProof/>
          <w:u w:val="single"/>
        </w:rPr>
        <mc:AlternateContent>
          <mc:Choice Requires="wps">
            <w:drawing>
              <wp:anchor distT="0" distB="0" distL="114300" distR="114300" simplePos="0" relativeHeight="251774976" behindDoc="0" locked="0" layoutInCell="1" allowOverlap="1" wp14:anchorId="06543C40" wp14:editId="0453EF49">
                <wp:simplePos x="0" y="0"/>
                <wp:positionH relativeFrom="margin">
                  <wp:align>center</wp:align>
                </wp:positionH>
                <wp:positionV relativeFrom="paragraph">
                  <wp:posOffset>18415</wp:posOffset>
                </wp:positionV>
                <wp:extent cx="2628900" cy="3270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628900" cy="327025"/>
                        </a:xfrm>
                        <a:prstGeom prst="rect">
                          <a:avLst/>
                        </a:prstGeom>
                        <a:solidFill>
                          <a:schemeClr val="lt1"/>
                        </a:solidFill>
                        <a:ln w="6350">
                          <a:noFill/>
                        </a:ln>
                      </wps:spPr>
                      <wps:txbx>
                        <w:txbxContent>
                          <w:p w14:paraId="109C297C" w14:textId="2279716F" w:rsidR="00810BD2" w:rsidRPr="007D0192" w:rsidRDefault="00810BD2" w:rsidP="00810BD2">
                            <w:r w:rsidRPr="004E23B9">
                              <w:rPr>
                                <w:b/>
                                <w:bCs/>
                              </w:rPr>
                              <w:t xml:space="preserve">Fig </w:t>
                            </w:r>
                            <w:r>
                              <w:rPr>
                                <w:b/>
                                <w:bCs/>
                              </w:rPr>
                              <w:t>1</w:t>
                            </w:r>
                            <w:r w:rsidR="00EC164E">
                              <w:rPr>
                                <w:b/>
                                <w:bCs/>
                              </w:rPr>
                              <w:t>9</w:t>
                            </w:r>
                            <w:r>
                              <w:rPr>
                                <w:b/>
                                <w:bCs/>
                              </w:rPr>
                              <w:t>:</w:t>
                            </w:r>
                            <w:r>
                              <w:t xml:space="preserve"> Game History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43C40" id="Text Box 65" o:spid="_x0000_s1045" type="#_x0000_t202" style="position:absolute;margin-left:0;margin-top:1.45pt;width:207pt;height:25.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" fillcolor="white [3201]" stroked="f" strokeweight=".5pt">
                <v:textbox>
                  <w:txbxContent>
                    <w:p w14:paraId="109C297C" w14:textId="2279716F" w:rsidR="00810BD2" w:rsidRPr="007D0192" w:rsidRDefault="00810BD2" w:rsidP="00810BD2">
                      <w:r w:rsidRPr="004E23B9">
                        <w:rPr>
                          <w:b/>
                          <w:bCs/>
                        </w:rPr>
                        <w:t xml:space="preserve">Fig </w:t>
                      </w:r>
                      <w:r>
                        <w:rPr>
                          <w:b/>
                          <w:bCs/>
                        </w:rPr>
                        <w:t>1</w:t>
                      </w:r>
                      <w:r w:rsidR="00EC164E">
                        <w:rPr>
                          <w:b/>
                          <w:bCs/>
                        </w:rPr>
                        <w:t>9</w:t>
                      </w:r>
                      <w:r>
                        <w:rPr>
                          <w:b/>
                          <w:bCs/>
                        </w:rPr>
                        <w:t>:</w:t>
                      </w:r>
                      <w:r>
                        <w:t xml:space="preserve"> Game History screen</w:t>
                      </w:r>
                    </w:p>
                  </w:txbxContent>
                </v:textbox>
                <w10:wrap anchorx="margin"/>
              </v:shape>
            </w:pict>
          </mc:Fallback>
        </mc:AlternateContent>
      </w:r>
    </w:p>
    <w:p w14:paraId="4448FCAA" w14:textId="272F555F" w:rsidR="00810BD2" w:rsidRDefault="00810BD2">
      <w:pPr>
        <w:rPr>
          <w:rFonts w:asciiTheme="majorHAnsi" w:hAnsiTheme="majorHAnsi" w:cstheme="majorHAnsi"/>
          <w:b/>
          <w:u w:val="single"/>
        </w:rPr>
      </w:pPr>
    </w:p>
    <w:p w14:paraId="5DEAE2BE" w14:textId="17098CEF" w:rsidR="001F4126" w:rsidRDefault="001F4126">
      <w:pPr>
        <w:rPr>
          <w:rFonts w:asciiTheme="majorHAnsi" w:hAnsiTheme="majorHAnsi" w:cstheme="majorHAnsi"/>
          <w:b/>
          <w:u w:val="single"/>
        </w:rPr>
      </w:pPr>
    </w:p>
    <w:p w14:paraId="6470749B" w14:textId="49363899" w:rsidR="001F4126" w:rsidRDefault="001F4126">
      <w:pPr>
        <w:rPr>
          <w:rFonts w:asciiTheme="majorHAnsi" w:hAnsiTheme="majorHAnsi" w:cstheme="majorHAnsi"/>
          <w:b/>
          <w:u w:val="single"/>
        </w:rPr>
      </w:pPr>
    </w:p>
    <w:p w14:paraId="40261AB3" w14:textId="10DB2C0F" w:rsidR="001F4126" w:rsidRDefault="001F4126">
      <w:pPr>
        <w:rPr>
          <w:rFonts w:asciiTheme="majorHAnsi" w:hAnsiTheme="majorHAnsi" w:cstheme="majorHAnsi"/>
          <w:b/>
          <w:u w:val="single"/>
        </w:rPr>
      </w:pPr>
    </w:p>
    <w:p w14:paraId="4335E58F" w14:textId="05B47BF0" w:rsidR="001F4126" w:rsidRDefault="001F4126">
      <w:pPr>
        <w:rPr>
          <w:rFonts w:asciiTheme="majorHAnsi" w:hAnsiTheme="majorHAnsi" w:cstheme="majorHAnsi"/>
          <w:b/>
          <w:u w:val="single"/>
        </w:rPr>
      </w:pPr>
    </w:p>
    <w:p w14:paraId="7803699F" w14:textId="35F7E4E2" w:rsidR="001F4126" w:rsidRDefault="001F4126">
      <w:pPr>
        <w:rPr>
          <w:rFonts w:asciiTheme="majorHAnsi" w:hAnsiTheme="majorHAnsi" w:cstheme="majorHAnsi"/>
          <w:b/>
          <w:u w:val="single"/>
        </w:rPr>
      </w:pPr>
    </w:p>
    <w:p w14:paraId="02149024" w14:textId="69EA66FA" w:rsidR="001F4126" w:rsidRDefault="001F4126">
      <w:pPr>
        <w:rPr>
          <w:rFonts w:asciiTheme="majorHAnsi" w:hAnsiTheme="majorHAnsi" w:cstheme="majorHAnsi"/>
          <w:b/>
          <w:u w:val="single"/>
        </w:rPr>
      </w:pPr>
    </w:p>
    <w:p w14:paraId="607D83F9" w14:textId="4A3CE1AA" w:rsidR="001F4126" w:rsidRDefault="001F4126">
      <w:pPr>
        <w:rPr>
          <w:rFonts w:asciiTheme="majorHAnsi" w:hAnsiTheme="majorHAnsi" w:cstheme="majorHAnsi"/>
          <w:b/>
          <w:u w:val="single"/>
        </w:rPr>
      </w:pPr>
    </w:p>
    <w:p w14:paraId="1CAA1A6A" w14:textId="44C41E50" w:rsidR="001F4126" w:rsidRDefault="001F4126">
      <w:pPr>
        <w:rPr>
          <w:rFonts w:asciiTheme="majorHAnsi" w:hAnsiTheme="majorHAnsi" w:cstheme="majorHAnsi"/>
          <w:b/>
          <w:u w:val="single"/>
        </w:rPr>
      </w:pPr>
    </w:p>
    <w:p w14:paraId="32CBB9AE" w14:textId="4C9F2126" w:rsidR="001F4126" w:rsidRDefault="001F4126">
      <w:pPr>
        <w:rPr>
          <w:rFonts w:asciiTheme="majorHAnsi" w:hAnsiTheme="majorHAnsi" w:cstheme="majorHAnsi"/>
          <w:b/>
          <w:u w:val="single"/>
        </w:rPr>
      </w:pPr>
    </w:p>
    <w:p w14:paraId="0FC79FF3" w14:textId="784FEB64" w:rsidR="001F4126" w:rsidRDefault="001F4126">
      <w:pPr>
        <w:rPr>
          <w:rFonts w:asciiTheme="majorHAnsi" w:hAnsiTheme="majorHAnsi" w:cstheme="majorHAnsi"/>
          <w:b/>
          <w:u w:val="single"/>
        </w:rPr>
      </w:pPr>
    </w:p>
    <w:p w14:paraId="2D064B6C" w14:textId="65883DE2" w:rsidR="001F4126" w:rsidRDefault="001F4126">
      <w:pPr>
        <w:rPr>
          <w:rFonts w:asciiTheme="majorHAnsi" w:hAnsiTheme="majorHAnsi" w:cstheme="majorHAnsi"/>
          <w:b/>
          <w:u w:val="single"/>
        </w:rPr>
      </w:pPr>
    </w:p>
    <w:p w14:paraId="36BAE42A" w14:textId="3ACFE9AA" w:rsidR="001F4126" w:rsidRDefault="001F4126">
      <w:pPr>
        <w:rPr>
          <w:rFonts w:asciiTheme="majorHAnsi" w:hAnsiTheme="majorHAnsi" w:cstheme="majorHAnsi"/>
          <w:b/>
          <w:u w:val="single"/>
        </w:rPr>
      </w:pPr>
    </w:p>
    <w:p w14:paraId="5543E065" w14:textId="28046107" w:rsidR="001F4126" w:rsidRDefault="001F4126">
      <w:pPr>
        <w:rPr>
          <w:rFonts w:asciiTheme="majorHAnsi" w:hAnsiTheme="majorHAnsi" w:cstheme="majorHAnsi"/>
          <w:b/>
          <w:u w:val="single"/>
        </w:rPr>
      </w:pPr>
    </w:p>
    <w:p w14:paraId="4B0B1751" w14:textId="038A6D19" w:rsidR="001F4126" w:rsidRDefault="001F4126">
      <w:pPr>
        <w:rPr>
          <w:rFonts w:asciiTheme="majorHAnsi" w:hAnsiTheme="majorHAnsi" w:cstheme="majorHAnsi"/>
          <w:b/>
          <w:u w:val="single"/>
        </w:rPr>
      </w:pPr>
    </w:p>
    <w:p w14:paraId="7088166B" w14:textId="2FD10BDF" w:rsidR="001F4126" w:rsidRDefault="001F4126">
      <w:pPr>
        <w:rPr>
          <w:rFonts w:asciiTheme="majorHAnsi" w:hAnsiTheme="majorHAnsi" w:cstheme="majorHAnsi"/>
          <w:b/>
          <w:u w:val="single"/>
        </w:rPr>
      </w:pPr>
    </w:p>
    <w:p w14:paraId="01C12D60" w14:textId="6AF67AAA" w:rsidR="001F4126" w:rsidRDefault="001F4126">
      <w:pPr>
        <w:rPr>
          <w:rFonts w:asciiTheme="majorHAnsi" w:hAnsiTheme="majorHAnsi" w:cstheme="majorHAnsi"/>
          <w:b/>
          <w:u w:val="single"/>
        </w:rPr>
      </w:pPr>
    </w:p>
    <w:p w14:paraId="0F48C873" w14:textId="77777777" w:rsidR="001F4126" w:rsidRDefault="001F4126">
      <w:pPr>
        <w:rPr>
          <w:rFonts w:asciiTheme="majorHAnsi" w:hAnsiTheme="majorHAnsi" w:cstheme="majorHAnsi"/>
          <w:b/>
          <w:u w:val="single"/>
        </w:rPr>
      </w:pPr>
    </w:p>
    <w:p w14:paraId="29D5F81D" w14:textId="77777777" w:rsidR="00810BD2" w:rsidRPr="008F72E6" w:rsidRDefault="00810BD2">
      <w:pPr>
        <w:rPr>
          <w:rFonts w:asciiTheme="majorHAnsi" w:hAnsiTheme="majorHAnsi" w:cstheme="majorHAnsi"/>
          <w:b/>
          <w:u w:val="single"/>
        </w:rPr>
      </w:pPr>
    </w:p>
    <w:p w14:paraId="780999F0" w14:textId="12202F12" w:rsidR="009E0FDC" w:rsidRPr="008F72E6" w:rsidRDefault="00435157" w:rsidP="00C06FFC">
      <w:pPr>
        <w:pStyle w:val="ListParagraph"/>
        <w:numPr>
          <w:ilvl w:val="0"/>
          <w:numId w:val="5"/>
        </w:numPr>
        <w:rPr>
          <w:rFonts w:asciiTheme="majorHAnsi" w:hAnsiTheme="majorHAnsi" w:cstheme="majorHAnsi"/>
          <w:b/>
          <w:u w:val="single"/>
          <w:rtl/>
        </w:rPr>
      </w:pPr>
      <w:r w:rsidRPr="008F72E6">
        <w:rPr>
          <w:rFonts w:asciiTheme="majorHAnsi" w:hAnsiTheme="majorHAnsi" w:cstheme="majorHAnsi"/>
          <w:b/>
          <w:u w:val="single"/>
        </w:rPr>
        <w:t>Evaluation/Verification Plan</w:t>
      </w:r>
    </w:p>
    <w:p w14:paraId="23638FEA" w14:textId="77777777" w:rsidR="00EF4DC9" w:rsidRPr="008F72E6" w:rsidRDefault="00EF4DC9">
      <w:pPr>
        <w:rPr>
          <w:rFonts w:asciiTheme="majorHAnsi" w:hAnsiTheme="majorHAnsi" w:cstheme="majorHAnsi"/>
          <w:b/>
          <w:u w:val="single"/>
          <w:rtl/>
        </w:rPr>
      </w:pPr>
    </w:p>
    <w:p w14:paraId="3D94C412" w14:textId="0A149A97" w:rsidR="00110EFD" w:rsidRPr="008F72E6" w:rsidRDefault="00435AB7" w:rsidP="00110EFD">
      <w:pPr>
        <w:spacing w:line="240" w:lineRule="auto"/>
        <w:rPr>
          <w:rFonts w:asciiTheme="majorHAnsi" w:hAnsiTheme="majorHAnsi" w:cstheme="majorHAnsi"/>
          <w:color w:val="000000"/>
        </w:rPr>
      </w:pPr>
      <w:r w:rsidRPr="008F72E6">
        <w:rPr>
          <w:rFonts w:asciiTheme="majorHAnsi" w:hAnsiTheme="majorHAnsi" w:cstheme="majorHAnsi"/>
          <w:color w:val="000000"/>
        </w:rPr>
        <w:t>To</w:t>
      </w:r>
      <w:r w:rsidR="00EF4DC9" w:rsidRPr="008F72E6">
        <w:rPr>
          <w:rFonts w:asciiTheme="majorHAnsi" w:hAnsiTheme="majorHAnsi" w:cstheme="majorHAnsi"/>
          <w:color w:val="000000"/>
        </w:rPr>
        <w:t xml:space="preserve"> evaluate the system, we will perform evaluation</w:t>
      </w:r>
      <w:r w:rsidR="00110EFD" w:rsidRPr="008F72E6">
        <w:rPr>
          <w:rFonts w:asciiTheme="majorHAnsi" w:hAnsiTheme="majorHAnsi" w:cstheme="majorHAnsi"/>
          <w:color w:val="000000"/>
        </w:rPr>
        <w:t xml:space="preserve"> and verification</w:t>
      </w:r>
      <w:r w:rsidR="00EF4DC9" w:rsidRPr="008F72E6">
        <w:rPr>
          <w:rFonts w:asciiTheme="majorHAnsi" w:hAnsiTheme="majorHAnsi" w:cstheme="majorHAnsi"/>
          <w:color w:val="000000"/>
        </w:rPr>
        <w:t xml:space="preserve"> tests.</w:t>
      </w:r>
    </w:p>
    <w:p w14:paraId="2AC8A6DE" w14:textId="77777777" w:rsidR="00EF4DC9" w:rsidRPr="008F72E6" w:rsidRDefault="00EF4DC9">
      <w:pPr>
        <w:rPr>
          <w:rFonts w:asciiTheme="majorHAnsi" w:hAnsiTheme="majorHAnsi" w:cstheme="majorHAnsi"/>
          <w:b/>
          <w:u w:val="single"/>
          <w:rtl/>
        </w:rPr>
      </w:pPr>
    </w:p>
    <w:p w14:paraId="2BE594CF" w14:textId="77777777" w:rsidR="004A0666" w:rsidRDefault="004A0666" w:rsidP="004A0666">
      <w:pPr>
        <w:pBdr>
          <w:top w:val="nil"/>
          <w:left w:val="nil"/>
          <w:bottom w:val="nil"/>
          <w:right w:val="nil"/>
          <w:between w:val="nil"/>
        </w:pBdr>
        <w:ind w:firstLine="360"/>
        <w:rPr>
          <w:rFonts w:asciiTheme="majorHAnsi" w:hAnsiTheme="majorHAnsi" w:cstheme="majorHAnsi"/>
        </w:rPr>
      </w:pPr>
      <w:r>
        <w:rPr>
          <w:rFonts w:asciiTheme="majorHAnsi" w:hAnsiTheme="majorHAnsi" w:cstheme="majorHAnsi"/>
          <w:b/>
          <w:u w:val="single"/>
        </w:rPr>
        <w:t>Testing plan</w:t>
      </w:r>
      <w:r>
        <w:rPr>
          <w:rFonts w:asciiTheme="majorHAnsi" w:hAnsiTheme="majorHAnsi" w:cstheme="majorHAnsi"/>
        </w:rPr>
        <w:t>:</w:t>
      </w:r>
    </w:p>
    <w:tbl>
      <w:tblPr>
        <w:tblStyle w:val="TableGrid"/>
        <w:tblW w:w="0" w:type="auto"/>
        <w:tblLook w:val="04A0" w:firstRow="1" w:lastRow="0" w:firstColumn="1" w:lastColumn="0" w:noHBand="0" w:noVBand="1"/>
      </w:tblPr>
      <w:tblGrid>
        <w:gridCol w:w="2694"/>
        <w:gridCol w:w="1804"/>
        <w:gridCol w:w="1804"/>
      </w:tblGrid>
      <w:tr w:rsidR="008B4AC8" w14:paraId="671E13B5" w14:textId="77777777" w:rsidTr="004A0666">
        <w:tc>
          <w:tcPr>
            <w:tcW w:w="1803" w:type="dxa"/>
          </w:tcPr>
          <w:p w14:paraId="55EF78FE" w14:textId="34CD3F4F" w:rsidR="008B4AC8" w:rsidRPr="003E5986" w:rsidRDefault="008B4AC8" w:rsidP="004A0666">
            <w:pPr>
              <w:rPr>
                <w:b/>
                <w:bCs/>
              </w:rPr>
            </w:pPr>
            <w:proofErr w:type="spellStart"/>
            <w:r w:rsidRPr="003E5986">
              <w:rPr>
                <w:b/>
                <w:bCs/>
              </w:rPr>
              <w:t>UserName</w:t>
            </w:r>
            <w:proofErr w:type="spellEnd"/>
          </w:p>
        </w:tc>
        <w:tc>
          <w:tcPr>
            <w:tcW w:w="1804" w:type="dxa"/>
          </w:tcPr>
          <w:p w14:paraId="5F019238" w14:textId="59CB7089" w:rsidR="008B4AC8" w:rsidRPr="003E5986" w:rsidRDefault="008B4AC8" w:rsidP="004A0666">
            <w:pPr>
              <w:rPr>
                <w:b/>
                <w:bCs/>
              </w:rPr>
            </w:pPr>
            <w:r w:rsidRPr="003E5986">
              <w:rPr>
                <w:b/>
                <w:bCs/>
              </w:rPr>
              <w:t>password</w:t>
            </w:r>
          </w:p>
        </w:tc>
        <w:tc>
          <w:tcPr>
            <w:tcW w:w="1804" w:type="dxa"/>
          </w:tcPr>
          <w:p w14:paraId="4CD90D23" w14:textId="37C5870A" w:rsidR="008B4AC8" w:rsidRPr="003E5986" w:rsidRDefault="008B4AC8" w:rsidP="004A0666">
            <w:pPr>
              <w:rPr>
                <w:b/>
                <w:bCs/>
              </w:rPr>
            </w:pPr>
            <w:r w:rsidRPr="003E5986">
              <w:rPr>
                <w:b/>
                <w:bCs/>
              </w:rPr>
              <w:t>Exists in Database</w:t>
            </w:r>
          </w:p>
        </w:tc>
      </w:tr>
      <w:tr w:rsidR="008B4AC8" w14:paraId="2B1AF00E" w14:textId="77777777" w:rsidTr="004A0666">
        <w:tc>
          <w:tcPr>
            <w:tcW w:w="1803" w:type="dxa"/>
          </w:tcPr>
          <w:p w14:paraId="07E6E6BE" w14:textId="106CD917" w:rsidR="008B4AC8" w:rsidRDefault="008B4AC8" w:rsidP="004A0666">
            <w:pPr>
              <w:rPr>
                <w:rFonts w:asciiTheme="majorHAnsi" w:hAnsiTheme="majorHAnsi" w:cstheme="majorHAnsi"/>
              </w:rPr>
            </w:pPr>
            <w:r>
              <w:rPr>
                <w:rFonts w:asciiTheme="majorHAnsi" w:hAnsiTheme="majorHAnsi" w:cstheme="majorHAnsi"/>
              </w:rPr>
              <w:t>Liran77@gmail.com</w:t>
            </w:r>
          </w:p>
        </w:tc>
        <w:tc>
          <w:tcPr>
            <w:tcW w:w="1804" w:type="dxa"/>
          </w:tcPr>
          <w:p w14:paraId="402EAE49" w14:textId="28F5F8DA" w:rsidR="008B4AC8" w:rsidRDefault="008B4AC8" w:rsidP="004A0666">
            <w:pPr>
              <w:rPr>
                <w:rFonts w:asciiTheme="majorHAnsi" w:hAnsiTheme="majorHAnsi" w:cstheme="majorHAnsi"/>
              </w:rPr>
            </w:pPr>
            <w:r>
              <w:rPr>
                <w:rFonts w:asciiTheme="majorHAnsi" w:hAnsiTheme="majorHAnsi" w:cstheme="majorHAnsi"/>
              </w:rPr>
              <w:t>Liran77</w:t>
            </w:r>
          </w:p>
        </w:tc>
        <w:tc>
          <w:tcPr>
            <w:tcW w:w="1804" w:type="dxa"/>
          </w:tcPr>
          <w:p w14:paraId="28E00F33" w14:textId="16AC01D5" w:rsidR="008B4AC8" w:rsidRDefault="008B4AC8" w:rsidP="004A0666">
            <w:pPr>
              <w:rPr>
                <w:rFonts w:asciiTheme="majorHAnsi" w:hAnsiTheme="majorHAnsi" w:cstheme="majorHAnsi"/>
              </w:rPr>
            </w:pPr>
            <w:r>
              <w:rPr>
                <w:rFonts w:asciiTheme="majorHAnsi" w:hAnsiTheme="majorHAnsi" w:cstheme="majorHAnsi"/>
              </w:rPr>
              <w:t>Yes</w:t>
            </w:r>
          </w:p>
        </w:tc>
      </w:tr>
      <w:tr w:rsidR="008B4AC8" w14:paraId="3F6CE719" w14:textId="77777777" w:rsidTr="004A0666">
        <w:tc>
          <w:tcPr>
            <w:tcW w:w="1803" w:type="dxa"/>
          </w:tcPr>
          <w:p w14:paraId="437803C1" w14:textId="71BD87FE" w:rsidR="008B4AC8" w:rsidRDefault="008B4AC8" w:rsidP="004A0666">
            <w:pPr>
              <w:rPr>
                <w:rFonts w:asciiTheme="majorHAnsi" w:hAnsiTheme="majorHAnsi" w:cstheme="majorHAnsi"/>
              </w:rPr>
            </w:pPr>
            <w:r>
              <w:rPr>
                <w:rFonts w:asciiTheme="majorHAnsi" w:hAnsiTheme="majorHAnsi" w:cstheme="majorHAnsi"/>
              </w:rPr>
              <w:t>Sapirdayan@gmail.com</w:t>
            </w:r>
          </w:p>
        </w:tc>
        <w:tc>
          <w:tcPr>
            <w:tcW w:w="1804" w:type="dxa"/>
          </w:tcPr>
          <w:p w14:paraId="6E34E591" w14:textId="1E53B950" w:rsidR="008B4AC8" w:rsidRDefault="008B4AC8" w:rsidP="004A0666">
            <w:pPr>
              <w:rPr>
                <w:rFonts w:asciiTheme="majorHAnsi" w:hAnsiTheme="majorHAnsi" w:cstheme="majorHAnsi"/>
              </w:rPr>
            </w:pPr>
            <w:r>
              <w:rPr>
                <w:rFonts w:asciiTheme="majorHAnsi" w:hAnsiTheme="majorHAnsi" w:cstheme="majorHAnsi"/>
              </w:rPr>
              <w:t>Sapirdayan31</w:t>
            </w:r>
          </w:p>
        </w:tc>
        <w:tc>
          <w:tcPr>
            <w:tcW w:w="1804" w:type="dxa"/>
          </w:tcPr>
          <w:p w14:paraId="0C23BDF5" w14:textId="3FD1C3F8" w:rsidR="008B4AC8" w:rsidRDefault="003E5986" w:rsidP="004A0666">
            <w:pPr>
              <w:rPr>
                <w:rFonts w:asciiTheme="majorHAnsi" w:hAnsiTheme="majorHAnsi" w:cstheme="majorHAnsi"/>
              </w:rPr>
            </w:pPr>
            <w:r>
              <w:rPr>
                <w:rFonts w:asciiTheme="majorHAnsi" w:hAnsiTheme="majorHAnsi" w:cstheme="majorHAnsi"/>
              </w:rPr>
              <w:t>No</w:t>
            </w:r>
          </w:p>
        </w:tc>
      </w:tr>
      <w:tr w:rsidR="008B4AC8" w14:paraId="48B17F3B" w14:textId="77777777" w:rsidTr="004A0666">
        <w:tc>
          <w:tcPr>
            <w:tcW w:w="1803" w:type="dxa"/>
          </w:tcPr>
          <w:p w14:paraId="4FEA7B3B" w14:textId="0FF6FA15" w:rsidR="008B4AC8" w:rsidRDefault="008B4AC8" w:rsidP="004A0666">
            <w:pPr>
              <w:rPr>
                <w:rFonts w:asciiTheme="majorHAnsi" w:hAnsiTheme="majorHAnsi" w:cstheme="majorHAnsi"/>
              </w:rPr>
            </w:pPr>
            <w:r>
              <w:rPr>
                <w:rFonts w:asciiTheme="majorHAnsi" w:hAnsiTheme="majorHAnsi" w:cstheme="majorHAnsi"/>
              </w:rPr>
              <w:t>Yuvaldabush78@gmail.com</w:t>
            </w:r>
          </w:p>
        </w:tc>
        <w:tc>
          <w:tcPr>
            <w:tcW w:w="1804" w:type="dxa"/>
          </w:tcPr>
          <w:p w14:paraId="71865568" w14:textId="4152E3DE" w:rsidR="008B4AC8" w:rsidRDefault="008B4AC8" w:rsidP="004A0666">
            <w:pPr>
              <w:rPr>
                <w:rFonts w:asciiTheme="majorHAnsi" w:hAnsiTheme="majorHAnsi" w:cstheme="majorHAnsi"/>
              </w:rPr>
            </w:pPr>
            <w:r>
              <w:rPr>
                <w:rFonts w:asciiTheme="majorHAnsi" w:hAnsiTheme="majorHAnsi" w:cstheme="majorHAnsi"/>
              </w:rPr>
              <w:t>Yuvi888</w:t>
            </w:r>
          </w:p>
        </w:tc>
        <w:tc>
          <w:tcPr>
            <w:tcW w:w="1804" w:type="dxa"/>
          </w:tcPr>
          <w:p w14:paraId="69C1D7C3" w14:textId="1C984B0C" w:rsidR="008B4AC8" w:rsidRDefault="008B4AC8" w:rsidP="004A0666">
            <w:pPr>
              <w:rPr>
                <w:rFonts w:asciiTheme="majorHAnsi" w:hAnsiTheme="majorHAnsi" w:cstheme="majorHAnsi"/>
              </w:rPr>
            </w:pPr>
            <w:r>
              <w:rPr>
                <w:rFonts w:asciiTheme="majorHAnsi" w:hAnsiTheme="majorHAnsi" w:cstheme="majorHAnsi"/>
              </w:rPr>
              <w:t>No</w:t>
            </w:r>
          </w:p>
        </w:tc>
      </w:tr>
    </w:tbl>
    <w:p w14:paraId="17EB9FD7" w14:textId="77777777" w:rsidR="008B4AC8" w:rsidRDefault="008B4AC8" w:rsidP="004A0666">
      <w:pPr>
        <w:pBdr>
          <w:top w:val="nil"/>
          <w:left w:val="nil"/>
          <w:bottom w:val="nil"/>
          <w:right w:val="nil"/>
          <w:between w:val="nil"/>
        </w:pBdr>
        <w:ind w:firstLine="360"/>
        <w:rPr>
          <w:rFonts w:asciiTheme="majorHAnsi" w:hAnsiTheme="majorHAnsi" w:cstheme="majorHAnsi"/>
          <w:b/>
          <w:bCs/>
          <w:u w:val="single"/>
        </w:rPr>
      </w:pPr>
    </w:p>
    <w:p w14:paraId="17F922C7" w14:textId="455FC31D" w:rsidR="008B4AC8" w:rsidRDefault="008B4AC8" w:rsidP="004A0666">
      <w:pPr>
        <w:pBdr>
          <w:top w:val="nil"/>
          <w:left w:val="nil"/>
          <w:bottom w:val="nil"/>
          <w:right w:val="nil"/>
          <w:between w:val="nil"/>
        </w:pBdr>
        <w:ind w:firstLine="360"/>
        <w:rPr>
          <w:rFonts w:asciiTheme="majorHAnsi" w:hAnsiTheme="majorHAnsi" w:cstheme="majorHAnsi"/>
          <w:b/>
          <w:bCs/>
          <w:u w:val="single"/>
        </w:rPr>
      </w:pPr>
      <w:r w:rsidRPr="008B4AC8">
        <w:rPr>
          <w:rFonts w:asciiTheme="majorHAnsi" w:hAnsiTheme="majorHAnsi" w:cstheme="majorHAnsi"/>
          <w:b/>
          <w:bCs/>
          <w:u w:val="single"/>
        </w:rPr>
        <w:t>Register:</w:t>
      </w:r>
    </w:p>
    <w:tbl>
      <w:tblPr>
        <w:tblStyle w:val="TableGrid"/>
        <w:tblW w:w="0" w:type="auto"/>
        <w:tblLook w:val="04A0" w:firstRow="1" w:lastRow="0" w:firstColumn="1" w:lastColumn="0" w:noHBand="0" w:noVBand="1"/>
      </w:tblPr>
      <w:tblGrid>
        <w:gridCol w:w="3006"/>
        <w:gridCol w:w="3006"/>
        <w:gridCol w:w="3007"/>
      </w:tblGrid>
      <w:tr w:rsidR="003E5986" w14:paraId="662A7F39" w14:textId="77777777" w:rsidTr="003E5986">
        <w:tc>
          <w:tcPr>
            <w:tcW w:w="3006" w:type="dxa"/>
          </w:tcPr>
          <w:p w14:paraId="229984BB" w14:textId="62957F79" w:rsidR="003E5986" w:rsidRPr="003E5986" w:rsidRDefault="003E5986" w:rsidP="004A0666">
            <w:pPr>
              <w:rPr>
                <w:rFonts w:asciiTheme="majorHAnsi" w:hAnsiTheme="majorHAnsi" w:cstheme="majorHAnsi"/>
                <w:b/>
                <w:bCs/>
                <w:u w:val="single"/>
              </w:rPr>
            </w:pPr>
            <w:r w:rsidRPr="003E5986">
              <w:rPr>
                <w:b/>
                <w:bCs/>
              </w:rPr>
              <w:t>Test Name</w:t>
            </w:r>
          </w:p>
        </w:tc>
        <w:tc>
          <w:tcPr>
            <w:tcW w:w="3006" w:type="dxa"/>
          </w:tcPr>
          <w:p w14:paraId="7685BF64" w14:textId="7D40179B" w:rsidR="003E5986" w:rsidRPr="003E5986" w:rsidRDefault="003E5986" w:rsidP="004A0666">
            <w:pPr>
              <w:rPr>
                <w:rFonts w:asciiTheme="majorHAnsi" w:hAnsiTheme="majorHAnsi" w:cstheme="majorHAnsi"/>
                <w:b/>
                <w:bCs/>
                <w:u w:val="single"/>
              </w:rPr>
            </w:pPr>
            <w:r w:rsidRPr="003E5986">
              <w:rPr>
                <w:b/>
                <w:bCs/>
              </w:rPr>
              <w:t>Description</w:t>
            </w:r>
          </w:p>
        </w:tc>
        <w:tc>
          <w:tcPr>
            <w:tcW w:w="3007" w:type="dxa"/>
          </w:tcPr>
          <w:p w14:paraId="040C47C8" w14:textId="6C2A0720" w:rsidR="003E5986" w:rsidRPr="003E5986" w:rsidRDefault="003E5986" w:rsidP="004A0666">
            <w:pPr>
              <w:rPr>
                <w:rFonts w:asciiTheme="majorHAnsi" w:hAnsiTheme="majorHAnsi" w:cstheme="majorHAnsi"/>
                <w:b/>
                <w:bCs/>
                <w:u w:val="single"/>
              </w:rPr>
            </w:pPr>
            <w:r w:rsidRPr="003E5986">
              <w:rPr>
                <w:b/>
                <w:bCs/>
              </w:rPr>
              <w:t>Expected result</w:t>
            </w:r>
          </w:p>
        </w:tc>
      </w:tr>
      <w:tr w:rsidR="003E5986" w14:paraId="10091B4F" w14:textId="77777777" w:rsidTr="003E5986">
        <w:tc>
          <w:tcPr>
            <w:tcW w:w="3006" w:type="dxa"/>
          </w:tcPr>
          <w:p w14:paraId="075F970F" w14:textId="37310576" w:rsidR="003E5986" w:rsidRDefault="003E5986" w:rsidP="004A0666">
            <w:pPr>
              <w:rPr>
                <w:rFonts w:asciiTheme="majorHAnsi" w:hAnsiTheme="majorHAnsi" w:cstheme="majorHAnsi"/>
                <w:b/>
                <w:bCs/>
                <w:u w:val="single"/>
              </w:rPr>
            </w:pPr>
            <w:r>
              <w:t>Register success</w:t>
            </w:r>
          </w:p>
        </w:tc>
        <w:tc>
          <w:tcPr>
            <w:tcW w:w="3006" w:type="dxa"/>
          </w:tcPr>
          <w:p w14:paraId="7932DCC2" w14:textId="2259B86A" w:rsidR="003E5986" w:rsidRDefault="003E5986" w:rsidP="004A0666">
            <w:pPr>
              <w:rPr>
                <w:rFonts w:asciiTheme="majorHAnsi" w:hAnsiTheme="majorHAnsi" w:cstheme="majorHAnsi"/>
                <w:b/>
                <w:bCs/>
                <w:u w:val="single"/>
              </w:rPr>
            </w:pPr>
            <w:proofErr w:type="spellStart"/>
            <w:r>
              <w:t>UserName</w:t>
            </w:r>
            <w:proofErr w:type="spellEnd"/>
            <w:r>
              <w:t xml:space="preserve">: </w:t>
            </w:r>
            <w:r>
              <w:rPr>
                <w:rFonts w:asciiTheme="majorHAnsi" w:hAnsiTheme="majorHAnsi" w:cstheme="majorHAnsi"/>
              </w:rPr>
              <w:t>Sapirdayan@gmail.com</w:t>
            </w:r>
            <w:r>
              <w:t xml:space="preserve"> password:</w:t>
            </w:r>
            <w:r>
              <w:rPr>
                <w:rFonts w:asciiTheme="majorHAnsi" w:hAnsiTheme="majorHAnsi" w:cstheme="majorHAnsi"/>
              </w:rPr>
              <w:t xml:space="preserve"> Sapirdayan31</w:t>
            </w:r>
            <w:r>
              <w:t xml:space="preserve"> click: Sign up</w:t>
            </w:r>
          </w:p>
        </w:tc>
        <w:tc>
          <w:tcPr>
            <w:tcW w:w="3007" w:type="dxa"/>
          </w:tcPr>
          <w:p w14:paraId="2F4BF52A" w14:textId="445AAB02" w:rsidR="003E5986" w:rsidRDefault="003E5986" w:rsidP="004A0666">
            <w:pPr>
              <w:rPr>
                <w:rFonts w:asciiTheme="majorHAnsi" w:hAnsiTheme="majorHAnsi" w:cstheme="majorHAnsi"/>
                <w:b/>
                <w:bCs/>
                <w:u w:val="single"/>
              </w:rPr>
            </w:pPr>
            <w:r>
              <w:t>user is added to the Firebase and the user moves to the Play screen</w:t>
            </w:r>
          </w:p>
        </w:tc>
      </w:tr>
      <w:tr w:rsidR="003E5986" w14:paraId="534752F9" w14:textId="77777777" w:rsidTr="003E5986">
        <w:tc>
          <w:tcPr>
            <w:tcW w:w="3006" w:type="dxa"/>
          </w:tcPr>
          <w:p w14:paraId="48697160" w14:textId="4BE6AA5C" w:rsidR="003E5986" w:rsidRDefault="003E5986" w:rsidP="004A0666">
            <w:pPr>
              <w:rPr>
                <w:rFonts w:asciiTheme="majorHAnsi" w:hAnsiTheme="majorHAnsi" w:cstheme="majorHAnsi"/>
                <w:b/>
                <w:bCs/>
                <w:u w:val="single"/>
              </w:rPr>
            </w:pPr>
            <w:r>
              <w:t>Register short password</w:t>
            </w:r>
          </w:p>
        </w:tc>
        <w:tc>
          <w:tcPr>
            <w:tcW w:w="3006" w:type="dxa"/>
          </w:tcPr>
          <w:p w14:paraId="5EAF6781" w14:textId="77777777" w:rsidR="003E5986" w:rsidRDefault="003E5986" w:rsidP="004A0666">
            <w:pPr>
              <w:rPr>
                <w:rFonts w:asciiTheme="majorHAnsi" w:hAnsiTheme="majorHAnsi" w:cstheme="majorHAnsi"/>
              </w:rPr>
            </w:pPr>
            <w:proofErr w:type="spellStart"/>
            <w:r>
              <w:t>UserName</w:t>
            </w:r>
            <w:proofErr w:type="spellEnd"/>
            <w:r>
              <w:t xml:space="preserve">: </w:t>
            </w:r>
            <w:r>
              <w:rPr>
                <w:rFonts w:asciiTheme="majorHAnsi" w:hAnsiTheme="majorHAnsi" w:cstheme="majorHAnsi"/>
              </w:rPr>
              <w:t>Sapirdayan@gmail.com</w:t>
            </w:r>
            <w:r>
              <w:t xml:space="preserve"> password:</w:t>
            </w:r>
            <w:r>
              <w:rPr>
                <w:rFonts w:asciiTheme="majorHAnsi" w:hAnsiTheme="majorHAnsi" w:cstheme="majorHAnsi"/>
              </w:rPr>
              <w:t xml:space="preserve"> 11</w:t>
            </w:r>
          </w:p>
          <w:p w14:paraId="102F5B40" w14:textId="482215E9" w:rsidR="003E5986" w:rsidRDefault="003E5986" w:rsidP="004A0666">
            <w:pPr>
              <w:rPr>
                <w:rFonts w:asciiTheme="majorHAnsi" w:hAnsiTheme="majorHAnsi" w:cstheme="majorHAnsi"/>
                <w:b/>
                <w:bCs/>
                <w:u w:val="single"/>
              </w:rPr>
            </w:pPr>
            <w:r>
              <w:t>click: Sign up</w:t>
            </w:r>
          </w:p>
        </w:tc>
        <w:tc>
          <w:tcPr>
            <w:tcW w:w="3007" w:type="dxa"/>
          </w:tcPr>
          <w:p w14:paraId="7103FAFB" w14:textId="4F2A30F2" w:rsidR="003E5986" w:rsidRDefault="003E5986" w:rsidP="004A0666">
            <w:pPr>
              <w:rPr>
                <w:rFonts w:asciiTheme="majorHAnsi" w:hAnsiTheme="majorHAnsi" w:cstheme="majorHAnsi"/>
                <w:b/>
                <w:bCs/>
                <w:u w:val="single"/>
              </w:rPr>
            </w:pPr>
            <w:r>
              <w:rPr>
                <w:rFonts w:asciiTheme="majorHAnsi" w:hAnsiTheme="majorHAnsi" w:cstheme="majorHAnsi"/>
                <w:b/>
                <w:bCs/>
                <w:u w:val="single"/>
              </w:rPr>
              <w:t>Our app displays the error:</w:t>
            </w:r>
          </w:p>
          <w:p w14:paraId="03CC64E5" w14:textId="006B4D28" w:rsidR="003E5986" w:rsidRDefault="003E5986" w:rsidP="004A0666">
            <w:pPr>
              <w:rPr>
                <w:rFonts w:asciiTheme="majorHAnsi" w:hAnsiTheme="majorHAnsi" w:cstheme="majorHAnsi"/>
                <w:b/>
                <w:bCs/>
                <w:u w:val="single"/>
              </w:rPr>
            </w:pPr>
            <w:r>
              <w:rPr>
                <w:color w:val="FF0000"/>
                <w:sz w:val="27"/>
                <w:szCs w:val="27"/>
              </w:rPr>
              <w:t>Password should be at least 6 characters</w:t>
            </w:r>
          </w:p>
        </w:tc>
      </w:tr>
      <w:tr w:rsidR="003E5986" w14:paraId="4D636F21" w14:textId="77777777" w:rsidTr="003E5986">
        <w:tc>
          <w:tcPr>
            <w:tcW w:w="3006" w:type="dxa"/>
          </w:tcPr>
          <w:p w14:paraId="7246F39E" w14:textId="50490205" w:rsidR="003E5986" w:rsidRDefault="003E5986" w:rsidP="004A0666">
            <w:pPr>
              <w:rPr>
                <w:rFonts w:asciiTheme="majorHAnsi" w:hAnsiTheme="majorHAnsi" w:cstheme="majorHAnsi"/>
                <w:b/>
                <w:bCs/>
                <w:u w:val="single"/>
              </w:rPr>
            </w:pPr>
            <w:r>
              <w:t>Register username exists</w:t>
            </w:r>
          </w:p>
        </w:tc>
        <w:tc>
          <w:tcPr>
            <w:tcW w:w="3006" w:type="dxa"/>
          </w:tcPr>
          <w:p w14:paraId="149AD42C" w14:textId="18B1DFE7" w:rsidR="003E5986" w:rsidRDefault="003E5986" w:rsidP="003E5986">
            <w:pPr>
              <w:rPr>
                <w:rFonts w:asciiTheme="majorHAnsi" w:hAnsiTheme="majorHAnsi" w:cstheme="majorHAnsi"/>
              </w:rPr>
            </w:pPr>
            <w:proofErr w:type="spellStart"/>
            <w:r>
              <w:t>UserName</w:t>
            </w:r>
            <w:proofErr w:type="spellEnd"/>
            <w:r>
              <w:t xml:space="preserve">: </w:t>
            </w:r>
            <w:r>
              <w:rPr>
                <w:rFonts w:asciiTheme="majorHAnsi" w:hAnsiTheme="majorHAnsi" w:cstheme="majorHAnsi"/>
              </w:rPr>
              <w:t>Liran77@gmail.com</w:t>
            </w:r>
            <w:r>
              <w:t xml:space="preserve"> password:</w:t>
            </w:r>
            <w:r>
              <w:rPr>
                <w:rFonts w:asciiTheme="majorHAnsi" w:hAnsiTheme="majorHAnsi" w:cstheme="majorHAnsi"/>
              </w:rPr>
              <w:t xml:space="preserve"> Liran778</w:t>
            </w:r>
          </w:p>
          <w:p w14:paraId="26FCFA72" w14:textId="12CA474C" w:rsidR="003E5986" w:rsidRDefault="003E5986" w:rsidP="003E5986">
            <w:pPr>
              <w:rPr>
                <w:rFonts w:asciiTheme="majorHAnsi" w:hAnsiTheme="majorHAnsi" w:cstheme="majorHAnsi"/>
                <w:b/>
                <w:bCs/>
                <w:u w:val="single"/>
              </w:rPr>
            </w:pPr>
            <w:r>
              <w:t>click: Sign up</w:t>
            </w:r>
          </w:p>
        </w:tc>
        <w:tc>
          <w:tcPr>
            <w:tcW w:w="3007" w:type="dxa"/>
          </w:tcPr>
          <w:p w14:paraId="3E759A7A" w14:textId="2C491DE1" w:rsidR="003E5986" w:rsidRPr="003E5986" w:rsidRDefault="003E5986" w:rsidP="003E5986">
            <w:pPr>
              <w:rPr>
                <w:rFonts w:asciiTheme="majorHAnsi" w:hAnsiTheme="majorHAnsi" w:cstheme="majorHAnsi"/>
                <w:b/>
                <w:bCs/>
                <w:u w:val="single"/>
              </w:rPr>
            </w:pPr>
            <w:r>
              <w:rPr>
                <w:rFonts w:asciiTheme="majorHAnsi" w:hAnsiTheme="majorHAnsi" w:cstheme="majorHAnsi"/>
                <w:b/>
                <w:bCs/>
                <w:u w:val="single"/>
              </w:rPr>
              <w:t>Our app displays the error:</w:t>
            </w:r>
          </w:p>
          <w:p w14:paraId="5220BF9B" w14:textId="3308846A" w:rsidR="003E5986" w:rsidRDefault="003E5986" w:rsidP="004A0666">
            <w:pPr>
              <w:rPr>
                <w:rFonts w:asciiTheme="majorHAnsi" w:hAnsiTheme="majorHAnsi" w:cstheme="majorHAnsi"/>
                <w:b/>
                <w:bCs/>
                <w:u w:val="single"/>
              </w:rPr>
            </w:pPr>
            <w:r>
              <w:rPr>
                <w:color w:val="FF0000"/>
                <w:sz w:val="27"/>
                <w:szCs w:val="27"/>
              </w:rPr>
              <w:t>This email is already existing</w:t>
            </w:r>
          </w:p>
        </w:tc>
      </w:tr>
      <w:tr w:rsidR="003E5986" w14:paraId="160499FC" w14:textId="77777777" w:rsidTr="003E5986">
        <w:tc>
          <w:tcPr>
            <w:tcW w:w="3006" w:type="dxa"/>
          </w:tcPr>
          <w:p w14:paraId="7AAB2C50" w14:textId="02B72764" w:rsidR="003E5986" w:rsidRDefault="003E5986" w:rsidP="003E5986">
            <w:pPr>
              <w:rPr>
                <w:rFonts w:asciiTheme="majorHAnsi" w:hAnsiTheme="majorHAnsi" w:cstheme="majorHAnsi"/>
                <w:b/>
                <w:bCs/>
                <w:u w:val="single"/>
              </w:rPr>
            </w:pPr>
            <w:r>
              <w:t>Register empty fields</w:t>
            </w:r>
          </w:p>
        </w:tc>
        <w:tc>
          <w:tcPr>
            <w:tcW w:w="3006" w:type="dxa"/>
          </w:tcPr>
          <w:p w14:paraId="636E63BF" w14:textId="510E19A3" w:rsidR="003E5986" w:rsidRDefault="003E5986" w:rsidP="003E5986">
            <w:pPr>
              <w:rPr>
                <w:rFonts w:asciiTheme="majorHAnsi" w:hAnsiTheme="majorHAnsi" w:cstheme="majorHAnsi"/>
              </w:rPr>
            </w:pPr>
            <w:proofErr w:type="spellStart"/>
            <w:r>
              <w:t>UserName</w:t>
            </w:r>
            <w:proofErr w:type="spellEnd"/>
            <w:r>
              <w:t xml:space="preserve">: </w:t>
            </w:r>
            <w:r>
              <w:rPr>
                <w:rFonts w:asciiTheme="majorHAnsi" w:hAnsiTheme="majorHAnsi" w:cstheme="majorHAnsi"/>
              </w:rPr>
              <w:t>Sapirdayan@gmail.com</w:t>
            </w:r>
            <w:r>
              <w:t xml:space="preserve"> password:</w:t>
            </w:r>
            <w:r>
              <w:rPr>
                <w:rFonts w:asciiTheme="majorHAnsi" w:hAnsiTheme="majorHAnsi" w:cstheme="majorHAnsi"/>
              </w:rPr>
              <w:t xml:space="preserve"> </w:t>
            </w:r>
          </w:p>
          <w:p w14:paraId="13CFE569" w14:textId="1CF5765F" w:rsidR="003E5986" w:rsidRDefault="003E5986" w:rsidP="003E5986">
            <w:pPr>
              <w:rPr>
                <w:rFonts w:asciiTheme="majorHAnsi" w:hAnsiTheme="majorHAnsi" w:cstheme="majorHAnsi"/>
                <w:b/>
                <w:bCs/>
                <w:u w:val="single"/>
              </w:rPr>
            </w:pPr>
            <w:r>
              <w:t>click: Sign up</w:t>
            </w:r>
          </w:p>
        </w:tc>
        <w:tc>
          <w:tcPr>
            <w:tcW w:w="3007" w:type="dxa"/>
          </w:tcPr>
          <w:p w14:paraId="3E9CF6B4" w14:textId="77777777" w:rsidR="0051335D" w:rsidRPr="003E5986" w:rsidRDefault="0051335D" w:rsidP="0051335D">
            <w:pPr>
              <w:rPr>
                <w:rFonts w:asciiTheme="majorHAnsi" w:hAnsiTheme="majorHAnsi" w:cstheme="majorHAnsi"/>
                <w:b/>
                <w:bCs/>
                <w:u w:val="single"/>
              </w:rPr>
            </w:pPr>
            <w:r>
              <w:rPr>
                <w:rFonts w:asciiTheme="majorHAnsi" w:hAnsiTheme="majorHAnsi" w:cstheme="majorHAnsi"/>
                <w:b/>
                <w:bCs/>
                <w:u w:val="single"/>
              </w:rPr>
              <w:t>Our app displays the error:</w:t>
            </w:r>
          </w:p>
          <w:p w14:paraId="29A0B9CC" w14:textId="4601E228" w:rsidR="0051335D" w:rsidRDefault="0051335D" w:rsidP="0051335D">
            <w:pPr>
              <w:rPr>
                <w:rFonts w:asciiTheme="majorHAnsi" w:hAnsiTheme="majorHAnsi" w:cstheme="majorHAnsi"/>
                <w:b/>
                <w:bCs/>
                <w:u w:val="single"/>
              </w:rPr>
            </w:pPr>
            <w:r>
              <w:rPr>
                <w:color w:val="FF0000"/>
                <w:sz w:val="27"/>
                <w:szCs w:val="27"/>
              </w:rPr>
              <w:t>This is a mandatory field</w:t>
            </w:r>
          </w:p>
        </w:tc>
      </w:tr>
      <w:tr w:rsidR="0051335D" w14:paraId="6E4F3CC4" w14:textId="77777777" w:rsidTr="003E5986">
        <w:tc>
          <w:tcPr>
            <w:tcW w:w="3006" w:type="dxa"/>
          </w:tcPr>
          <w:p w14:paraId="499407FA" w14:textId="5288E076" w:rsidR="0051335D" w:rsidRDefault="0051335D" w:rsidP="0051335D">
            <w:pPr>
              <w:rPr>
                <w:rFonts w:asciiTheme="majorHAnsi" w:hAnsiTheme="majorHAnsi" w:cstheme="majorHAnsi"/>
                <w:b/>
                <w:bCs/>
                <w:u w:val="single"/>
              </w:rPr>
            </w:pPr>
            <w:r w:rsidRPr="0051335D">
              <w:t>Register corrupted email</w:t>
            </w:r>
          </w:p>
        </w:tc>
        <w:tc>
          <w:tcPr>
            <w:tcW w:w="3006" w:type="dxa"/>
          </w:tcPr>
          <w:p w14:paraId="59006A59" w14:textId="36DE2680" w:rsidR="0051335D" w:rsidRDefault="0051335D" w:rsidP="0051335D">
            <w:pPr>
              <w:rPr>
                <w:rFonts w:asciiTheme="majorHAnsi" w:hAnsiTheme="majorHAnsi" w:cstheme="majorHAnsi"/>
              </w:rPr>
            </w:pPr>
            <w:proofErr w:type="spellStart"/>
            <w:r>
              <w:t>UserName</w:t>
            </w:r>
            <w:proofErr w:type="spellEnd"/>
            <w:r>
              <w:t xml:space="preserve">: </w:t>
            </w:r>
            <w:r>
              <w:rPr>
                <w:rFonts w:asciiTheme="majorHAnsi" w:hAnsiTheme="majorHAnsi" w:cstheme="majorHAnsi"/>
              </w:rPr>
              <w:t>@gmail.com</w:t>
            </w:r>
            <w:r>
              <w:t xml:space="preserve"> password:</w:t>
            </w:r>
            <w:r>
              <w:rPr>
                <w:rFonts w:asciiTheme="majorHAnsi" w:hAnsiTheme="majorHAnsi" w:cstheme="majorHAnsi"/>
              </w:rPr>
              <w:t xml:space="preserve"> sap1115</w:t>
            </w:r>
          </w:p>
          <w:p w14:paraId="4F02DAD6" w14:textId="7FFCB205" w:rsidR="0051335D" w:rsidRDefault="0051335D" w:rsidP="0051335D">
            <w:pPr>
              <w:rPr>
                <w:rFonts w:asciiTheme="majorHAnsi" w:hAnsiTheme="majorHAnsi" w:cstheme="majorHAnsi"/>
                <w:b/>
                <w:bCs/>
                <w:u w:val="single"/>
              </w:rPr>
            </w:pPr>
            <w:r>
              <w:t>click: Sign up</w:t>
            </w:r>
          </w:p>
        </w:tc>
        <w:tc>
          <w:tcPr>
            <w:tcW w:w="3007" w:type="dxa"/>
          </w:tcPr>
          <w:p w14:paraId="645DBBE3" w14:textId="77777777" w:rsidR="0051335D" w:rsidRPr="003E5986" w:rsidRDefault="0051335D" w:rsidP="0051335D">
            <w:pPr>
              <w:rPr>
                <w:rFonts w:asciiTheme="majorHAnsi" w:hAnsiTheme="majorHAnsi" w:cstheme="majorHAnsi"/>
                <w:b/>
                <w:bCs/>
                <w:u w:val="single"/>
              </w:rPr>
            </w:pPr>
            <w:r>
              <w:rPr>
                <w:rFonts w:asciiTheme="majorHAnsi" w:hAnsiTheme="majorHAnsi" w:cstheme="majorHAnsi"/>
                <w:b/>
                <w:bCs/>
                <w:u w:val="single"/>
              </w:rPr>
              <w:t>Our app displays the error:</w:t>
            </w:r>
          </w:p>
          <w:p w14:paraId="3B92157D" w14:textId="62187984" w:rsidR="0051335D" w:rsidRDefault="0051335D" w:rsidP="0051335D">
            <w:pPr>
              <w:rPr>
                <w:rFonts w:asciiTheme="majorHAnsi" w:hAnsiTheme="majorHAnsi" w:cstheme="majorHAnsi"/>
                <w:b/>
                <w:bCs/>
                <w:u w:val="single"/>
              </w:rPr>
            </w:pPr>
            <w:r>
              <w:rPr>
                <w:color w:val="FF0000"/>
                <w:sz w:val="27"/>
                <w:szCs w:val="27"/>
              </w:rPr>
              <w:t>The email is incorrect</w:t>
            </w:r>
          </w:p>
        </w:tc>
      </w:tr>
    </w:tbl>
    <w:p w14:paraId="05CCF85F" w14:textId="77777777" w:rsidR="008B4AC8" w:rsidRDefault="008B4AC8" w:rsidP="004A0666">
      <w:pPr>
        <w:pBdr>
          <w:top w:val="nil"/>
          <w:left w:val="nil"/>
          <w:bottom w:val="nil"/>
          <w:right w:val="nil"/>
          <w:between w:val="nil"/>
        </w:pBdr>
        <w:ind w:firstLine="360"/>
        <w:rPr>
          <w:rFonts w:asciiTheme="majorHAnsi" w:hAnsiTheme="majorHAnsi" w:cstheme="majorHAnsi"/>
          <w:b/>
          <w:bCs/>
          <w:u w:val="single"/>
        </w:rPr>
      </w:pPr>
    </w:p>
    <w:p w14:paraId="7C631115"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5202E55E"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59363444"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3BD7C62F"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6747BEC8"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2B5C4DC9"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7AF478BC"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20671F72"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14D2D845"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0ABD6C20"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66AFCF9D"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3C36B664"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0952D4CD"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12F21198" w14:textId="77777777" w:rsidR="002A7279" w:rsidRDefault="002A7279" w:rsidP="0051335D">
      <w:pPr>
        <w:pBdr>
          <w:top w:val="nil"/>
          <w:left w:val="nil"/>
          <w:bottom w:val="nil"/>
          <w:right w:val="nil"/>
          <w:between w:val="nil"/>
        </w:pBdr>
        <w:ind w:firstLine="360"/>
        <w:rPr>
          <w:rFonts w:asciiTheme="majorHAnsi" w:hAnsiTheme="majorHAnsi" w:cstheme="majorHAnsi"/>
          <w:b/>
          <w:bCs/>
          <w:u w:val="single"/>
        </w:rPr>
      </w:pPr>
    </w:p>
    <w:p w14:paraId="2E4EFAB3" w14:textId="49BA80F5" w:rsidR="0051335D" w:rsidRDefault="0051335D" w:rsidP="0051335D">
      <w:pPr>
        <w:pBdr>
          <w:top w:val="nil"/>
          <w:left w:val="nil"/>
          <w:bottom w:val="nil"/>
          <w:right w:val="nil"/>
          <w:between w:val="nil"/>
        </w:pBdr>
        <w:ind w:firstLine="360"/>
        <w:rPr>
          <w:rFonts w:asciiTheme="majorHAnsi" w:hAnsiTheme="majorHAnsi" w:cstheme="majorHAnsi"/>
          <w:b/>
          <w:bCs/>
          <w:u w:val="single"/>
        </w:rPr>
      </w:pPr>
      <w:r>
        <w:rPr>
          <w:rFonts w:asciiTheme="majorHAnsi" w:hAnsiTheme="majorHAnsi" w:cstheme="majorHAnsi"/>
          <w:b/>
          <w:bCs/>
          <w:u w:val="single"/>
        </w:rPr>
        <w:lastRenderedPageBreak/>
        <w:t>Login</w:t>
      </w:r>
      <w:r w:rsidRPr="008B4AC8">
        <w:rPr>
          <w:rFonts w:asciiTheme="majorHAnsi" w:hAnsiTheme="majorHAnsi" w:cstheme="majorHAnsi"/>
          <w:b/>
          <w:bCs/>
          <w:u w:val="single"/>
        </w:rPr>
        <w:t>:</w:t>
      </w:r>
    </w:p>
    <w:tbl>
      <w:tblPr>
        <w:tblStyle w:val="TableGrid"/>
        <w:tblW w:w="0" w:type="auto"/>
        <w:tblLook w:val="04A0" w:firstRow="1" w:lastRow="0" w:firstColumn="1" w:lastColumn="0" w:noHBand="0" w:noVBand="1"/>
      </w:tblPr>
      <w:tblGrid>
        <w:gridCol w:w="3006"/>
        <w:gridCol w:w="3006"/>
        <w:gridCol w:w="3007"/>
      </w:tblGrid>
      <w:tr w:rsidR="0051335D" w14:paraId="23D4E384" w14:textId="77777777" w:rsidTr="00673E9F">
        <w:tc>
          <w:tcPr>
            <w:tcW w:w="3006" w:type="dxa"/>
          </w:tcPr>
          <w:p w14:paraId="09729D97" w14:textId="77777777" w:rsidR="0051335D" w:rsidRPr="003E5986" w:rsidRDefault="0051335D" w:rsidP="00673E9F">
            <w:pPr>
              <w:rPr>
                <w:rFonts w:asciiTheme="majorHAnsi" w:hAnsiTheme="majorHAnsi" w:cstheme="majorHAnsi"/>
                <w:b/>
                <w:bCs/>
                <w:u w:val="single"/>
              </w:rPr>
            </w:pPr>
            <w:r w:rsidRPr="003E5986">
              <w:rPr>
                <w:b/>
                <w:bCs/>
              </w:rPr>
              <w:t>Test Name</w:t>
            </w:r>
          </w:p>
        </w:tc>
        <w:tc>
          <w:tcPr>
            <w:tcW w:w="3006" w:type="dxa"/>
          </w:tcPr>
          <w:p w14:paraId="0D147097" w14:textId="77777777" w:rsidR="0051335D" w:rsidRPr="003E5986" w:rsidRDefault="0051335D" w:rsidP="00673E9F">
            <w:pPr>
              <w:rPr>
                <w:rFonts w:asciiTheme="majorHAnsi" w:hAnsiTheme="majorHAnsi" w:cstheme="majorHAnsi"/>
                <w:b/>
                <w:bCs/>
                <w:u w:val="single"/>
              </w:rPr>
            </w:pPr>
            <w:r w:rsidRPr="003E5986">
              <w:rPr>
                <w:b/>
                <w:bCs/>
              </w:rPr>
              <w:t>Description</w:t>
            </w:r>
          </w:p>
        </w:tc>
        <w:tc>
          <w:tcPr>
            <w:tcW w:w="3007" w:type="dxa"/>
          </w:tcPr>
          <w:p w14:paraId="64301650" w14:textId="77777777" w:rsidR="0051335D" w:rsidRPr="003E5986" w:rsidRDefault="0051335D" w:rsidP="00673E9F">
            <w:pPr>
              <w:rPr>
                <w:rFonts w:asciiTheme="majorHAnsi" w:hAnsiTheme="majorHAnsi" w:cstheme="majorHAnsi"/>
                <w:b/>
                <w:bCs/>
                <w:u w:val="single"/>
              </w:rPr>
            </w:pPr>
            <w:r w:rsidRPr="003E5986">
              <w:rPr>
                <w:b/>
                <w:bCs/>
              </w:rPr>
              <w:t>Expected result</w:t>
            </w:r>
          </w:p>
        </w:tc>
      </w:tr>
      <w:tr w:rsidR="0051335D" w14:paraId="47A31D51" w14:textId="77777777" w:rsidTr="00673E9F">
        <w:tc>
          <w:tcPr>
            <w:tcW w:w="3006" w:type="dxa"/>
          </w:tcPr>
          <w:p w14:paraId="3928FA5F" w14:textId="4376CC4E" w:rsidR="0051335D" w:rsidRDefault="0051335D" w:rsidP="00673E9F">
            <w:pPr>
              <w:rPr>
                <w:rFonts w:asciiTheme="majorHAnsi" w:hAnsiTheme="majorHAnsi" w:cstheme="majorHAnsi"/>
                <w:b/>
                <w:bCs/>
                <w:u w:val="single"/>
              </w:rPr>
            </w:pPr>
            <w:r>
              <w:t>Login success</w:t>
            </w:r>
          </w:p>
        </w:tc>
        <w:tc>
          <w:tcPr>
            <w:tcW w:w="3006" w:type="dxa"/>
          </w:tcPr>
          <w:p w14:paraId="6AF270C8" w14:textId="77777777" w:rsidR="0051335D" w:rsidRDefault="0051335D" w:rsidP="00673E9F">
            <w:proofErr w:type="spellStart"/>
            <w:r>
              <w:t>UserName</w:t>
            </w:r>
            <w:proofErr w:type="spellEnd"/>
            <w:r>
              <w:t xml:space="preserve">: </w:t>
            </w:r>
            <w:r>
              <w:rPr>
                <w:rFonts w:asciiTheme="majorHAnsi" w:hAnsiTheme="majorHAnsi" w:cstheme="majorHAnsi"/>
              </w:rPr>
              <w:t>Liran77@gmail.com</w:t>
            </w:r>
            <w:r>
              <w:t xml:space="preserve"> password:</w:t>
            </w:r>
            <w:r>
              <w:rPr>
                <w:rFonts w:asciiTheme="majorHAnsi" w:hAnsiTheme="majorHAnsi" w:cstheme="majorHAnsi"/>
              </w:rPr>
              <w:t xml:space="preserve"> Liran77</w:t>
            </w:r>
          </w:p>
          <w:p w14:paraId="7419E9EC" w14:textId="4D78A92C" w:rsidR="0051335D" w:rsidRDefault="0051335D" w:rsidP="00673E9F">
            <w:pPr>
              <w:rPr>
                <w:rFonts w:asciiTheme="majorHAnsi" w:hAnsiTheme="majorHAnsi" w:cstheme="majorHAnsi"/>
                <w:b/>
                <w:bCs/>
                <w:u w:val="single"/>
              </w:rPr>
            </w:pPr>
            <w:r>
              <w:t>click: Login</w:t>
            </w:r>
          </w:p>
        </w:tc>
        <w:tc>
          <w:tcPr>
            <w:tcW w:w="3007" w:type="dxa"/>
          </w:tcPr>
          <w:p w14:paraId="212FF3A7" w14:textId="62082CB6" w:rsidR="0051335D" w:rsidRDefault="0051335D" w:rsidP="00673E9F">
            <w:pPr>
              <w:rPr>
                <w:rFonts w:asciiTheme="majorHAnsi" w:hAnsiTheme="majorHAnsi" w:cstheme="majorHAnsi"/>
                <w:b/>
                <w:bCs/>
                <w:u w:val="single"/>
              </w:rPr>
            </w:pPr>
            <w:r w:rsidRPr="0051335D">
              <w:t>The app moves to the play screen</w:t>
            </w:r>
            <w:r>
              <w:rPr>
                <w:rFonts w:asciiTheme="majorHAnsi" w:hAnsiTheme="majorHAnsi" w:cstheme="majorHAnsi"/>
                <w:b/>
                <w:bCs/>
                <w:u w:val="single"/>
              </w:rPr>
              <w:t>.</w:t>
            </w:r>
          </w:p>
        </w:tc>
      </w:tr>
      <w:tr w:rsidR="0051335D" w14:paraId="765F6EEF" w14:textId="77777777" w:rsidTr="00673E9F">
        <w:tc>
          <w:tcPr>
            <w:tcW w:w="3006" w:type="dxa"/>
          </w:tcPr>
          <w:p w14:paraId="57A8897C" w14:textId="30AB7A07" w:rsidR="0051335D" w:rsidRDefault="0051335D" w:rsidP="00673E9F">
            <w:pPr>
              <w:rPr>
                <w:rFonts w:asciiTheme="majorHAnsi" w:hAnsiTheme="majorHAnsi" w:cstheme="majorHAnsi"/>
                <w:b/>
                <w:bCs/>
                <w:u w:val="single"/>
              </w:rPr>
            </w:pPr>
            <w:r>
              <w:t>Login user doesn’t exist</w:t>
            </w:r>
          </w:p>
        </w:tc>
        <w:tc>
          <w:tcPr>
            <w:tcW w:w="3006" w:type="dxa"/>
          </w:tcPr>
          <w:p w14:paraId="77AF4AD0" w14:textId="2F9A59C8" w:rsidR="0051335D" w:rsidRDefault="0051335D" w:rsidP="00673E9F">
            <w:pPr>
              <w:rPr>
                <w:rFonts w:asciiTheme="majorHAnsi" w:hAnsiTheme="majorHAnsi" w:cstheme="majorHAnsi"/>
              </w:rPr>
            </w:pPr>
            <w:proofErr w:type="spellStart"/>
            <w:r>
              <w:t>UserName</w:t>
            </w:r>
            <w:proofErr w:type="spellEnd"/>
            <w:r>
              <w:t xml:space="preserve">: </w:t>
            </w:r>
            <w:r>
              <w:rPr>
                <w:rFonts w:asciiTheme="majorHAnsi" w:hAnsiTheme="majorHAnsi" w:cstheme="majorHAnsi"/>
              </w:rPr>
              <w:t>Yuvaldabush78@gmail.com</w:t>
            </w:r>
            <w:r>
              <w:t xml:space="preserve"> password:</w:t>
            </w:r>
            <w:r>
              <w:rPr>
                <w:rFonts w:asciiTheme="majorHAnsi" w:hAnsiTheme="majorHAnsi" w:cstheme="majorHAnsi"/>
              </w:rPr>
              <w:t xml:space="preserve"> Yuvi888</w:t>
            </w:r>
          </w:p>
          <w:p w14:paraId="1AD5F591" w14:textId="10BE9277" w:rsidR="0051335D" w:rsidRDefault="0051335D" w:rsidP="00673E9F">
            <w:pPr>
              <w:rPr>
                <w:rFonts w:asciiTheme="majorHAnsi" w:hAnsiTheme="majorHAnsi" w:cstheme="majorHAnsi"/>
                <w:b/>
                <w:bCs/>
                <w:u w:val="single"/>
              </w:rPr>
            </w:pPr>
            <w:r>
              <w:t>click: Login</w:t>
            </w:r>
          </w:p>
        </w:tc>
        <w:tc>
          <w:tcPr>
            <w:tcW w:w="3007" w:type="dxa"/>
          </w:tcPr>
          <w:p w14:paraId="1D3A73A6" w14:textId="77777777" w:rsidR="0051335D" w:rsidRDefault="0051335D" w:rsidP="00673E9F">
            <w:pPr>
              <w:rPr>
                <w:rFonts w:asciiTheme="majorHAnsi" w:hAnsiTheme="majorHAnsi" w:cstheme="majorHAnsi"/>
                <w:b/>
                <w:bCs/>
                <w:u w:val="single"/>
              </w:rPr>
            </w:pPr>
            <w:r>
              <w:rPr>
                <w:rFonts w:asciiTheme="majorHAnsi" w:hAnsiTheme="majorHAnsi" w:cstheme="majorHAnsi"/>
                <w:b/>
                <w:bCs/>
                <w:u w:val="single"/>
              </w:rPr>
              <w:t>Our app displays the error:</w:t>
            </w:r>
          </w:p>
          <w:p w14:paraId="66737514" w14:textId="02EBB30B" w:rsidR="0051335D" w:rsidRDefault="0051335D" w:rsidP="00673E9F">
            <w:pPr>
              <w:rPr>
                <w:rFonts w:asciiTheme="majorHAnsi" w:hAnsiTheme="majorHAnsi" w:cstheme="majorHAnsi"/>
                <w:b/>
                <w:bCs/>
                <w:u w:val="single"/>
              </w:rPr>
            </w:pPr>
            <w:r>
              <w:rPr>
                <w:color w:val="FF0000"/>
                <w:sz w:val="27"/>
                <w:szCs w:val="27"/>
              </w:rPr>
              <w:t>User not found.</w:t>
            </w:r>
          </w:p>
        </w:tc>
      </w:tr>
      <w:tr w:rsidR="0051335D" w14:paraId="30E86FD3" w14:textId="77777777" w:rsidTr="00673E9F">
        <w:tc>
          <w:tcPr>
            <w:tcW w:w="3006" w:type="dxa"/>
          </w:tcPr>
          <w:p w14:paraId="462FAB87" w14:textId="5202B461" w:rsidR="0051335D" w:rsidRDefault="0051335D" w:rsidP="00673E9F">
            <w:pPr>
              <w:rPr>
                <w:rFonts w:asciiTheme="majorHAnsi" w:hAnsiTheme="majorHAnsi" w:cstheme="majorHAnsi"/>
                <w:b/>
                <w:bCs/>
                <w:u w:val="single"/>
              </w:rPr>
            </w:pPr>
            <w:r>
              <w:t>Login wrong password</w:t>
            </w:r>
          </w:p>
        </w:tc>
        <w:tc>
          <w:tcPr>
            <w:tcW w:w="3006" w:type="dxa"/>
          </w:tcPr>
          <w:p w14:paraId="2DD438AE" w14:textId="0329532F" w:rsidR="0051335D" w:rsidRDefault="0051335D" w:rsidP="00673E9F">
            <w:pPr>
              <w:rPr>
                <w:rFonts w:asciiTheme="majorHAnsi" w:hAnsiTheme="majorHAnsi" w:cstheme="majorHAnsi"/>
              </w:rPr>
            </w:pPr>
            <w:proofErr w:type="spellStart"/>
            <w:r>
              <w:t>UserName</w:t>
            </w:r>
            <w:proofErr w:type="spellEnd"/>
            <w:r>
              <w:t xml:space="preserve">: </w:t>
            </w:r>
            <w:r>
              <w:rPr>
                <w:rFonts w:asciiTheme="majorHAnsi" w:hAnsiTheme="majorHAnsi" w:cstheme="majorHAnsi"/>
              </w:rPr>
              <w:t>Liran77@gmail.com</w:t>
            </w:r>
            <w:r>
              <w:t xml:space="preserve"> password:</w:t>
            </w:r>
            <w:r>
              <w:rPr>
                <w:rFonts w:asciiTheme="majorHAnsi" w:hAnsiTheme="majorHAnsi" w:cstheme="majorHAnsi"/>
              </w:rPr>
              <w:t xml:space="preserve"> Liran779</w:t>
            </w:r>
          </w:p>
          <w:p w14:paraId="418F2E7F" w14:textId="616795B9" w:rsidR="0051335D" w:rsidRDefault="0051335D" w:rsidP="00673E9F">
            <w:pPr>
              <w:rPr>
                <w:rFonts w:asciiTheme="majorHAnsi" w:hAnsiTheme="majorHAnsi" w:cstheme="majorHAnsi"/>
                <w:b/>
                <w:bCs/>
                <w:u w:val="single"/>
              </w:rPr>
            </w:pPr>
            <w:r>
              <w:t>click: Login</w:t>
            </w:r>
          </w:p>
        </w:tc>
        <w:tc>
          <w:tcPr>
            <w:tcW w:w="3007" w:type="dxa"/>
          </w:tcPr>
          <w:p w14:paraId="2CF79C53" w14:textId="77777777" w:rsidR="0051335D" w:rsidRPr="003E5986" w:rsidRDefault="0051335D" w:rsidP="00673E9F">
            <w:pPr>
              <w:rPr>
                <w:rFonts w:asciiTheme="majorHAnsi" w:hAnsiTheme="majorHAnsi" w:cstheme="majorHAnsi"/>
                <w:b/>
                <w:bCs/>
                <w:u w:val="single"/>
              </w:rPr>
            </w:pPr>
            <w:r>
              <w:rPr>
                <w:rFonts w:asciiTheme="majorHAnsi" w:hAnsiTheme="majorHAnsi" w:cstheme="majorHAnsi"/>
                <w:b/>
                <w:bCs/>
                <w:u w:val="single"/>
              </w:rPr>
              <w:t>Our app displays the error:</w:t>
            </w:r>
          </w:p>
          <w:p w14:paraId="3234DBFE" w14:textId="2A30C2D6" w:rsidR="0051335D" w:rsidRDefault="0051335D" w:rsidP="00673E9F">
            <w:pPr>
              <w:rPr>
                <w:rFonts w:asciiTheme="majorHAnsi" w:hAnsiTheme="majorHAnsi" w:cstheme="majorHAnsi"/>
                <w:b/>
                <w:bCs/>
                <w:u w:val="single"/>
              </w:rPr>
            </w:pPr>
            <w:r>
              <w:rPr>
                <w:color w:val="FF0000"/>
                <w:sz w:val="27"/>
                <w:szCs w:val="27"/>
              </w:rPr>
              <w:t>Wrong Password</w:t>
            </w:r>
            <w:r>
              <w:rPr>
                <w:rFonts w:asciiTheme="majorHAnsi" w:hAnsiTheme="majorHAnsi" w:cstheme="majorHAnsi"/>
                <w:b/>
                <w:bCs/>
                <w:u w:val="single"/>
              </w:rPr>
              <w:t>.</w:t>
            </w:r>
          </w:p>
        </w:tc>
      </w:tr>
      <w:tr w:rsidR="0051335D" w14:paraId="3EF538CC" w14:textId="77777777" w:rsidTr="00673E9F">
        <w:tc>
          <w:tcPr>
            <w:tcW w:w="3006" w:type="dxa"/>
          </w:tcPr>
          <w:p w14:paraId="6016AF3E" w14:textId="77777777" w:rsidR="0051335D" w:rsidRDefault="0051335D" w:rsidP="00673E9F">
            <w:pPr>
              <w:rPr>
                <w:rFonts w:asciiTheme="majorHAnsi" w:hAnsiTheme="majorHAnsi" w:cstheme="majorHAnsi"/>
                <w:b/>
                <w:bCs/>
                <w:u w:val="single"/>
              </w:rPr>
            </w:pPr>
            <w:r>
              <w:t>Register empty fields</w:t>
            </w:r>
          </w:p>
        </w:tc>
        <w:tc>
          <w:tcPr>
            <w:tcW w:w="3006" w:type="dxa"/>
          </w:tcPr>
          <w:p w14:paraId="09A7852A" w14:textId="49DC326D" w:rsidR="0051335D" w:rsidRDefault="0051335D" w:rsidP="0051335D">
            <w:pPr>
              <w:rPr>
                <w:rFonts w:asciiTheme="majorHAnsi" w:hAnsiTheme="majorHAnsi" w:cstheme="majorHAnsi"/>
              </w:rPr>
            </w:pPr>
            <w:proofErr w:type="spellStart"/>
            <w:r>
              <w:t>UserName</w:t>
            </w:r>
            <w:proofErr w:type="spellEnd"/>
            <w:r>
              <w:t xml:space="preserve">: </w:t>
            </w:r>
            <w:r>
              <w:rPr>
                <w:rFonts w:asciiTheme="majorHAnsi" w:hAnsiTheme="majorHAnsi" w:cstheme="majorHAnsi"/>
              </w:rPr>
              <w:t>Liran77@gmail.com</w:t>
            </w:r>
            <w:r>
              <w:t xml:space="preserve"> password:</w:t>
            </w:r>
            <w:r>
              <w:rPr>
                <w:rFonts w:asciiTheme="majorHAnsi" w:hAnsiTheme="majorHAnsi" w:cstheme="majorHAnsi"/>
              </w:rPr>
              <w:t xml:space="preserve"> </w:t>
            </w:r>
          </w:p>
          <w:p w14:paraId="7F466805" w14:textId="1F8751CC" w:rsidR="0051335D" w:rsidRDefault="0051335D" w:rsidP="0051335D">
            <w:pPr>
              <w:rPr>
                <w:rFonts w:asciiTheme="majorHAnsi" w:hAnsiTheme="majorHAnsi" w:cstheme="majorHAnsi"/>
                <w:b/>
                <w:bCs/>
                <w:u w:val="single"/>
              </w:rPr>
            </w:pPr>
            <w:r>
              <w:t xml:space="preserve">click: Login </w:t>
            </w:r>
          </w:p>
        </w:tc>
        <w:tc>
          <w:tcPr>
            <w:tcW w:w="3007" w:type="dxa"/>
          </w:tcPr>
          <w:p w14:paraId="4B11889E" w14:textId="77777777" w:rsidR="0051335D" w:rsidRPr="003E5986" w:rsidRDefault="0051335D" w:rsidP="00673E9F">
            <w:pPr>
              <w:rPr>
                <w:rFonts w:asciiTheme="majorHAnsi" w:hAnsiTheme="majorHAnsi" w:cstheme="majorHAnsi"/>
                <w:b/>
                <w:bCs/>
                <w:u w:val="single"/>
              </w:rPr>
            </w:pPr>
            <w:r>
              <w:rPr>
                <w:rFonts w:asciiTheme="majorHAnsi" w:hAnsiTheme="majorHAnsi" w:cstheme="majorHAnsi"/>
                <w:b/>
                <w:bCs/>
                <w:u w:val="single"/>
              </w:rPr>
              <w:t>Our app displays the error:</w:t>
            </w:r>
          </w:p>
          <w:p w14:paraId="7AB2F886" w14:textId="77777777" w:rsidR="0051335D" w:rsidRDefault="0051335D" w:rsidP="00673E9F">
            <w:pPr>
              <w:rPr>
                <w:rFonts w:asciiTheme="majorHAnsi" w:hAnsiTheme="majorHAnsi" w:cstheme="majorHAnsi"/>
                <w:b/>
                <w:bCs/>
                <w:u w:val="single"/>
              </w:rPr>
            </w:pPr>
            <w:r>
              <w:rPr>
                <w:color w:val="FF0000"/>
                <w:sz w:val="27"/>
                <w:szCs w:val="27"/>
              </w:rPr>
              <w:t>This is a mandatory field</w:t>
            </w:r>
          </w:p>
        </w:tc>
      </w:tr>
      <w:tr w:rsidR="0051335D" w14:paraId="7255E8AF" w14:textId="77777777" w:rsidTr="00673E9F">
        <w:tc>
          <w:tcPr>
            <w:tcW w:w="3006" w:type="dxa"/>
          </w:tcPr>
          <w:p w14:paraId="6090B75C" w14:textId="48C0FD8D" w:rsidR="0051335D" w:rsidRDefault="003E70EC" w:rsidP="00673E9F">
            <w:pPr>
              <w:rPr>
                <w:rFonts w:asciiTheme="majorHAnsi" w:hAnsiTheme="majorHAnsi" w:cstheme="majorHAnsi"/>
                <w:b/>
                <w:bCs/>
                <w:u w:val="single"/>
              </w:rPr>
            </w:pPr>
            <w:proofErr w:type="spellStart"/>
            <w:r>
              <w:t>login_register</w:t>
            </w:r>
            <w:proofErr w:type="spellEnd"/>
          </w:p>
        </w:tc>
        <w:tc>
          <w:tcPr>
            <w:tcW w:w="3006" w:type="dxa"/>
          </w:tcPr>
          <w:p w14:paraId="1B40500A" w14:textId="1331A286" w:rsidR="0051335D" w:rsidRDefault="003E70EC" w:rsidP="00673E9F">
            <w:pPr>
              <w:rPr>
                <w:rFonts w:asciiTheme="majorHAnsi" w:hAnsiTheme="majorHAnsi" w:cstheme="majorHAnsi"/>
                <w:b/>
                <w:bCs/>
                <w:u w:val="single"/>
              </w:rPr>
            </w:pPr>
            <w:r>
              <w:t>Click: Not Account yet? sign in</w:t>
            </w:r>
          </w:p>
        </w:tc>
        <w:tc>
          <w:tcPr>
            <w:tcW w:w="3007" w:type="dxa"/>
          </w:tcPr>
          <w:p w14:paraId="1BADB719" w14:textId="510AF8C7" w:rsidR="0051335D" w:rsidRDefault="003E70EC" w:rsidP="00673E9F">
            <w:pPr>
              <w:rPr>
                <w:rFonts w:asciiTheme="majorHAnsi" w:hAnsiTheme="majorHAnsi" w:cstheme="majorHAnsi"/>
                <w:b/>
                <w:bCs/>
                <w:u w:val="single"/>
              </w:rPr>
            </w:pPr>
            <w:r>
              <w:rPr>
                <w:rFonts w:asciiTheme="majorHAnsi" w:hAnsiTheme="majorHAnsi" w:cstheme="majorHAnsi"/>
                <w:b/>
                <w:bCs/>
                <w:u w:val="single"/>
              </w:rPr>
              <w:t>Our app switches to the Sign in screen.</w:t>
            </w:r>
          </w:p>
        </w:tc>
      </w:tr>
    </w:tbl>
    <w:p w14:paraId="18FF01A6" w14:textId="7026B4F6" w:rsidR="00CB45E2" w:rsidRPr="008B4AC8" w:rsidRDefault="00435157" w:rsidP="004A0666">
      <w:pPr>
        <w:pBdr>
          <w:top w:val="nil"/>
          <w:left w:val="nil"/>
          <w:bottom w:val="nil"/>
          <w:right w:val="nil"/>
          <w:between w:val="nil"/>
        </w:pBdr>
        <w:ind w:firstLine="360"/>
        <w:rPr>
          <w:rFonts w:asciiTheme="majorHAnsi" w:hAnsiTheme="majorHAnsi" w:cstheme="majorHAnsi"/>
          <w:b/>
          <w:bCs/>
          <w:u w:val="single"/>
        </w:rPr>
      </w:pPr>
      <w:r w:rsidRPr="008B4AC8">
        <w:rPr>
          <w:rFonts w:asciiTheme="majorHAnsi" w:hAnsiTheme="majorHAnsi" w:cstheme="majorHAnsi"/>
          <w:b/>
          <w:bCs/>
          <w:u w:val="single"/>
        </w:rPr>
        <w:br w:type="page"/>
      </w:r>
    </w:p>
    <w:p w14:paraId="6E8D65CA" w14:textId="77777777" w:rsidR="008B4AC8" w:rsidRPr="008F72E6" w:rsidRDefault="008B4AC8" w:rsidP="004A0666">
      <w:pPr>
        <w:pBdr>
          <w:top w:val="nil"/>
          <w:left w:val="nil"/>
          <w:bottom w:val="nil"/>
          <w:right w:val="nil"/>
          <w:between w:val="nil"/>
        </w:pBdr>
        <w:ind w:firstLine="360"/>
        <w:rPr>
          <w:rFonts w:asciiTheme="majorHAnsi" w:hAnsiTheme="majorHAnsi" w:cstheme="majorHAnsi"/>
        </w:rPr>
      </w:pPr>
    </w:p>
    <w:p w14:paraId="79259952" w14:textId="1CA3ACF9" w:rsidR="00C06FFC" w:rsidRPr="008F72E6" w:rsidRDefault="00873639" w:rsidP="00C06FFC">
      <w:pPr>
        <w:pStyle w:val="ListParagraph"/>
        <w:numPr>
          <w:ilvl w:val="0"/>
          <w:numId w:val="5"/>
        </w:numPr>
        <w:rPr>
          <w:rFonts w:asciiTheme="majorHAnsi" w:hAnsiTheme="majorHAnsi" w:cstheme="majorHAnsi"/>
          <w:b/>
          <w:u w:val="single"/>
          <w:rtl/>
        </w:rPr>
      </w:pPr>
      <w:r w:rsidRPr="008F72E6">
        <w:rPr>
          <w:rFonts w:asciiTheme="majorHAnsi" w:hAnsiTheme="majorHAnsi" w:cstheme="majorHAnsi"/>
          <w:bCs/>
        </w:rPr>
        <w:t xml:space="preserve"> </w:t>
      </w:r>
      <w:r w:rsidR="00C06FFC" w:rsidRPr="008F72E6">
        <w:rPr>
          <w:rFonts w:asciiTheme="majorHAnsi" w:hAnsiTheme="majorHAnsi" w:cstheme="majorHAnsi"/>
          <w:b/>
          <w:u w:val="single"/>
        </w:rPr>
        <w:t>User Guide</w:t>
      </w:r>
    </w:p>
    <w:p w14:paraId="3023F4EB" w14:textId="48C2E68A" w:rsidR="007C5C8F" w:rsidRPr="008F72E6" w:rsidRDefault="00D16557" w:rsidP="00347AB0">
      <w:p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Software Environment:</w:t>
      </w:r>
    </w:p>
    <w:p w14:paraId="78130C27" w14:textId="1A9F3413" w:rsidR="00D16557" w:rsidRPr="008F72E6" w:rsidRDefault="00D16557" w:rsidP="00D16557">
      <w:pPr>
        <w:pStyle w:val="ListParagraph"/>
        <w:numPr>
          <w:ilvl w:val="0"/>
          <w:numId w:val="21"/>
        </w:num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Windows Software</w:t>
      </w:r>
    </w:p>
    <w:p w14:paraId="689D8967" w14:textId="2CC363E7" w:rsidR="00D16557" w:rsidRPr="008F72E6" w:rsidRDefault="00D16557" w:rsidP="00D16557">
      <w:pPr>
        <w:pStyle w:val="ListParagraph"/>
        <w:numPr>
          <w:ilvl w:val="0"/>
          <w:numId w:val="21"/>
        </w:num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React = 18.2.0 version</w:t>
      </w:r>
    </w:p>
    <w:p w14:paraId="5EDC5ECC" w14:textId="4F8D1CB9" w:rsidR="00D16557" w:rsidRPr="008F72E6" w:rsidRDefault="00D16557" w:rsidP="00D16557">
      <w:pPr>
        <w:pStyle w:val="ListParagraph"/>
        <w:numPr>
          <w:ilvl w:val="0"/>
          <w:numId w:val="21"/>
        </w:num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Firebase = 9.15.0 version</w:t>
      </w:r>
    </w:p>
    <w:p w14:paraId="7393CD6E" w14:textId="24F6715B" w:rsidR="00D16557" w:rsidRPr="008F72E6" w:rsidRDefault="00D16557" w:rsidP="00D16557">
      <w:pPr>
        <w:pStyle w:val="ListParagraph"/>
        <w:numPr>
          <w:ilvl w:val="0"/>
          <w:numId w:val="21"/>
        </w:num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Node.js = 16.19.0 version</w:t>
      </w:r>
    </w:p>
    <w:p w14:paraId="1D6787BA" w14:textId="5883AB36" w:rsidR="00D16557" w:rsidRPr="008F72E6" w:rsidRDefault="00D16557" w:rsidP="00D16557">
      <w:pPr>
        <w:pStyle w:val="ListParagraph"/>
        <w:numPr>
          <w:ilvl w:val="0"/>
          <w:numId w:val="21"/>
        </w:num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 xml:space="preserve">IDE = </w:t>
      </w:r>
      <w:proofErr w:type="spellStart"/>
      <w:r w:rsidRPr="008F72E6">
        <w:rPr>
          <w:rFonts w:asciiTheme="majorHAnsi" w:hAnsiTheme="majorHAnsi" w:cstheme="majorHAnsi"/>
          <w:bCs/>
        </w:rPr>
        <w:t>VSCode</w:t>
      </w:r>
      <w:proofErr w:type="spellEnd"/>
    </w:p>
    <w:p w14:paraId="4E4C1780" w14:textId="420BFB87" w:rsidR="00D16557" w:rsidRPr="008F72E6" w:rsidRDefault="00D16557" w:rsidP="00D16557">
      <w:pPr>
        <w:pBdr>
          <w:top w:val="nil"/>
          <w:left w:val="nil"/>
          <w:bottom w:val="nil"/>
          <w:right w:val="nil"/>
          <w:between w:val="nil"/>
        </w:pBdr>
        <w:rPr>
          <w:rFonts w:asciiTheme="majorHAnsi" w:hAnsiTheme="majorHAnsi" w:cstheme="majorHAnsi"/>
          <w:b/>
        </w:rPr>
      </w:pPr>
      <w:r w:rsidRPr="008F72E6">
        <w:rPr>
          <w:rFonts w:asciiTheme="majorHAnsi" w:hAnsiTheme="majorHAnsi" w:cstheme="majorHAnsi"/>
          <w:b/>
        </w:rPr>
        <w:t>User Instructions:</w:t>
      </w:r>
    </w:p>
    <w:p w14:paraId="60BD3BA3" w14:textId="3B7E1CD6" w:rsidR="00D16557" w:rsidRDefault="00612FCD" w:rsidP="00D16557">
      <w:p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 xml:space="preserve">Press the link </w:t>
      </w:r>
      <w:proofErr w:type="gramStart"/>
      <w:r w:rsidRPr="008F72E6">
        <w:rPr>
          <w:rFonts w:asciiTheme="majorHAnsi" w:hAnsiTheme="majorHAnsi" w:cstheme="majorHAnsi"/>
          <w:bCs/>
        </w:rPr>
        <w:t>in order to</w:t>
      </w:r>
      <w:proofErr w:type="gramEnd"/>
      <w:r w:rsidRPr="008F72E6">
        <w:rPr>
          <w:rFonts w:asciiTheme="majorHAnsi" w:hAnsiTheme="majorHAnsi" w:cstheme="majorHAnsi"/>
          <w:bCs/>
        </w:rPr>
        <w:t xml:space="preserve"> get into the system:</w:t>
      </w:r>
    </w:p>
    <w:p w14:paraId="70250FF0" w14:textId="5BDE146C" w:rsidR="003A52F7" w:rsidRDefault="00000000" w:rsidP="00D16557">
      <w:pPr>
        <w:pBdr>
          <w:top w:val="nil"/>
          <w:left w:val="nil"/>
          <w:bottom w:val="nil"/>
          <w:right w:val="nil"/>
          <w:between w:val="nil"/>
        </w:pBdr>
        <w:rPr>
          <w:rFonts w:asciiTheme="majorHAnsi" w:hAnsiTheme="majorHAnsi" w:cstheme="majorHAnsi"/>
          <w:bCs/>
        </w:rPr>
      </w:pPr>
      <w:hyperlink r:id="rId33" w:history="1">
        <w:r w:rsidR="003A52F7" w:rsidRPr="00824A10">
          <w:rPr>
            <w:rStyle w:val="Hyperlink"/>
            <w:rFonts w:asciiTheme="majorHAnsi" w:hAnsiTheme="majorHAnsi" w:cstheme="majorHAnsi"/>
            <w:bCs/>
          </w:rPr>
          <w:t>https://stalwart-rolypoly-fb9fd0.netlify.app/</w:t>
        </w:r>
      </w:hyperlink>
    </w:p>
    <w:p w14:paraId="7B922879" w14:textId="3DC0568A" w:rsidR="00612FCD" w:rsidRDefault="00612FCD" w:rsidP="00D16557">
      <w:pPr>
        <w:pBdr>
          <w:top w:val="nil"/>
          <w:left w:val="nil"/>
          <w:bottom w:val="nil"/>
          <w:right w:val="nil"/>
          <w:between w:val="nil"/>
        </w:pBdr>
        <w:rPr>
          <w:rFonts w:asciiTheme="majorHAnsi" w:hAnsiTheme="majorHAnsi" w:cstheme="majorHAnsi"/>
          <w:bCs/>
        </w:rPr>
      </w:pPr>
      <w:r w:rsidRPr="008F72E6">
        <w:rPr>
          <w:rFonts w:asciiTheme="majorHAnsi" w:hAnsiTheme="majorHAnsi" w:cstheme="majorHAnsi"/>
          <w:bCs/>
        </w:rPr>
        <w:t>The system works as a cross-platform. The user can get in from any device.</w:t>
      </w:r>
    </w:p>
    <w:p w14:paraId="16C4B724" w14:textId="77777777" w:rsidR="003A52F7" w:rsidRDefault="003A52F7" w:rsidP="00D16557">
      <w:pPr>
        <w:pBdr>
          <w:top w:val="nil"/>
          <w:left w:val="nil"/>
          <w:bottom w:val="nil"/>
          <w:right w:val="nil"/>
          <w:between w:val="nil"/>
        </w:pBdr>
        <w:rPr>
          <w:rFonts w:asciiTheme="majorHAnsi" w:hAnsiTheme="majorHAnsi" w:cstheme="majorHAnsi"/>
          <w:bCs/>
        </w:rPr>
      </w:pPr>
    </w:p>
    <w:p w14:paraId="6EF1C0CF" w14:textId="20420016" w:rsidR="00BB7D99" w:rsidRPr="008F72E6" w:rsidRDefault="00BB7D99" w:rsidP="00BB7D99">
      <w:pPr>
        <w:pStyle w:val="ListParagraph"/>
        <w:numPr>
          <w:ilvl w:val="0"/>
          <w:numId w:val="5"/>
        </w:numPr>
        <w:rPr>
          <w:rFonts w:asciiTheme="majorHAnsi" w:hAnsiTheme="majorHAnsi" w:cstheme="majorHAnsi"/>
          <w:b/>
          <w:u w:val="single"/>
          <w:rtl/>
        </w:rPr>
      </w:pPr>
      <w:r>
        <w:rPr>
          <w:rFonts w:asciiTheme="majorHAnsi" w:hAnsiTheme="majorHAnsi" w:cstheme="majorHAnsi"/>
          <w:b/>
          <w:u w:val="single"/>
        </w:rPr>
        <w:t>Programmer</w:t>
      </w:r>
      <w:r w:rsidRPr="008F72E6">
        <w:rPr>
          <w:rFonts w:asciiTheme="majorHAnsi" w:hAnsiTheme="majorHAnsi" w:cstheme="majorHAnsi"/>
          <w:b/>
          <w:u w:val="single"/>
        </w:rPr>
        <w:t xml:space="preserve"> Guide</w:t>
      </w:r>
      <w:r>
        <w:rPr>
          <w:rFonts w:asciiTheme="majorHAnsi" w:hAnsiTheme="majorHAnsi" w:cstheme="majorHAnsi"/>
          <w:b/>
          <w:u w:val="single"/>
        </w:rPr>
        <w:t xml:space="preserve"> for MotoProg App</w:t>
      </w:r>
    </w:p>
    <w:p w14:paraId="141E473E" w14:textId="77777777" w:rsidR="00BB7D99" w:rsidRPr="00BB7D99" w:rsidRDefault="00BB7D99" w:rsidP="00BB7D99">
      <w:pPr>
        <w:pBdr>
          <w:top w:val="nil"/>
          <w:left w:val="nil"/>
          <w:bottom w:val="nil"/>
          <w:right w:val="nil"/>
          <w:between w:val="nil"/>
        </w:pBdr>
        <w:ind w:firstLine="360"/>
        <w:rPr>
          <w:rFonts w:asciiTheme="majorHAnsi" w:hAnsiTheme="majorHAnsi" w:cstheme="majorHAnsi"/>
          <w:b/>
        </w:rPr>
      </w:pPr>
      <w:r w:rsidRPr="00BB7D99">
        <w:rPr>
          <w:rFonts w:asciiTheme="majorHAnsi" w:hAnsiTheme="majorHAnsi" w:cstheme="majorHAnsi"/>
          <w:b/>
        </w:rPr>
        <w:t xml:space="preserve">8.1 Purpose and Scope </w:t>
      </w:r>
    </w:p>
    <w:p w14:paraId="23F19229" w14:textId="2978C8CA" w:rsidR="00D16557" w:rsidRDefault="00BB7D99" w:rsidP="00BB7D99">
      <w:pPr>
        <w:pBdr>
          <w:top w:val="nil"/>
          <w:left w:val="nil"/>
          <w:bottom w:val="nil"/>
          <w:right w:val="nil"/>
          <w:between w:val="nil"/>
        </w:pBdr>
        <w:ind w:left="360"/>
        <w:rPr>
          <w:rFonts w:asciiTheme="majorHAnsi" w:hAnsiTheme="majorHAnsi" w:cstheme="majorHAnsi"/>
          <w:bCs/>
        </w:rPr>
      </w:pPr>
      <w:r w:rsidRPr="00BB7D99">
        <w:rPr>
          <w:rFonts w:asciiTheme="majorHAnsi" w:hAnsiTheme="majorHAnsi" w:cstheme="majorHAnsi"/>
          <w:bCs/>
        </w:rPr>
        <w:t xml:space="preserve">This guide is intended for developers who will be working on </w:t>
      </w:r>
      <w:r w:rsidR="00490D87">
        <w:rPr>
          <w:rFonts w:asciiTheme="majorHAnsi" w:hAnsiTheme="majorHAnsi" w:cstheme="majorHAnsi"/>
          <w:bCs/>
        </w:rPr>
        <w:t>this</w:t>
      </w:r>
      <w:r w:rsidRPr="00BB7D99">
        <w:rPr>
          <w:rFonts w:asciiTheme="majorHAnsi" w:hAnsiTheme="majorHAnsi" w:cstheme="majorHAnsi"/>
          <w:bCs/>
        </w:rPr>
        <w:t xml:space="preserve"> </w:t>
      </w:r>
      <w:r w:rsidR="00490D87">
        <w:rPr>
          <w:rFonts w:asciiTheme="majorHAnsi" w:hAnsiTheme="majorHAnsi" w:cstheme="majorHAnsi"/>
          <w:bCs/>
        </w:rPr>
        <w:t>a</w:t>
      </w:r>
      <w:r w:rsidRPr="00BB7D99">
        <w:rPr>
          <w:rFonts w:asciiTheme="majorHAnsi" w:hAnsiTheme="majorHAnsi" w:cstheme="majorHAnsi"/>
          <w:bCs/>
        </w:rPr>
        <w:t>pp. It provides an overview of the app's purpose and functionality, explains the folder and file structure, and documents the coding conventions and standards used in the project.</w:t>
      </w:r>
    </w:p>
    <w:p w14:paraId="509709C1" w14:textId="77777777" w:rsidR="00490D87" w:rsidRPr="00490D87" w:rsidRDefault="00490D87" w:rsidP="00BB7D99">
      <w:pPr>
        <w:pBdr>
          <w:top w:val="nil"/>
          <w:left w:val="nil"/>
          <w:bottom w:val="nil"/>
          <w:right w:val="nil"/>
          <w:between w:val="nil"/>
        </w:pBdr>
        <w:ind w:left="360"/>
        <w:rPr>
          <w:rFonts w:asciiTheme="majorHAnsi" w:hAnsiTheme="majorHAnsi" w:cstheme="majorHAnsi"/>
          <w:b/>
        </w:rPr>
      </w:pPr>
      <w:r w:rsidRPr="00490D87">
        <w:rPr>
          <w:rFonts w:asciiTheme="majorHAnsi" w:hAnsiTheme="majorHAnsi" w:cstheme="majorHAnsi"/>
          <w:b/>
        </w:rPr>
        <w:t xml:space="preserve">8.2 Folder and File Structure </w:t>
      </w:r>
    </w:p>
    <w:p w14:paraId="19BBC62D" w14:textId="14F4A866" w:rsidR="00490D87" w:rsidRDefault="00490D87" w:rsidP="00BB7D99">
      <w:pPr>
        <w:pBdr>
          <w:top w:val="nil"/>
          <w:left w:val="nil"/>
          <w:bottom w:val="nil"/>
          <w:right w:val="nil"/>
          <w:between w:val="nil"/>
        </w:pBdr>
        <w:ind w:left="360"/>
        <w:rPr>
          <w:rFonts w:asciiTheme="majorHAnsi" w:hAnsiTheme="majorHAnsi" w:cstheme="majorHAnsi"/>
          <w:bCs/>
        </w:rPr>
      </w:pPr>
      <w:r w:rsidRPr="00490D87">
        <w:rPr>
          <w:rFonts w:asciiTheme="majorHAnsi" w:hAnsiTheme="majorHAnsi" w:cstheme="majorHAnsi"/>
          <w:bCs/>
        </w:rPr>
        <w:t xml:space="preserve">The following is an overview of the folder and file structure used in </w:t>
      </w:r>
      <w:r>
        <w:rPr>
          <w:rFonts w:asciiTheme="majorHAnsi" w:hAnsiTheme="majorHAnsi" w:cstheme="majorHAnsi"/>
          <w:bCs/>
        </w:rPr>
        <w:t>our app:</w:t>
      </w:r>
    </w:p>
    <w:p w14:paraId="08ED03EF" w14:textId="4F4E2F93" w:rsidR="00490D87" w:rsidRPr="008F72E6" w:rsidRDefault="00490D87" w:rsidP="00BB7D99">
      <w:pPr>
        <w:pBdr>
          <w:top w:val="nil"/>
          <w:left w:val="nil"/>
          <w:bottom w:val="nil"/>
          <w:right w:val="nil"/>
          <w:between w:val="nil"/>
        </w:pBdr>
        <w:ind w:left="360"/>
        <w:rPr>
          <w:rFonts w:asciiTheme="majorHAnsi" w:hAnsiTheme="majorHAnsi" w:cstheme="majorHAnsi"/>
          <w:bCs/>
        </w:rPr>
      </w:pPr>
      <w:r>
        <w:rPr>
          <w:noProof/>
        </w:rPr>
        <w:drawing>
          <wp:inline distT="0" distB="0" distL="0" distR="0" wp14:anchorId="0583F2E6" wp14:editId="320A0286">
            <wp:extent cx="1514475" cy="4362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4362450"/>
                    </a:xfrm>
                    <a:prstGeom prst="rect">
                      <a:avLst/>
                    </a:prstGeom>
                  </pic:spPr>
                </pic:pic>
              </a:graphicData>
            </a:graphic>
          </wp:inline>
        </w:drawing>
      </w:r>
    </w:p>
    <w:p w14:paraId="5A1B653A" w14:textId="77777777" w:rsidR="00D16557" w:rsidRPr="008F72E6" w:rsidRDefault="00D16557" w:rsidP="00D16557">
      <w:pPr>
        <w:pBdr>
          <w:top w:val="nil"/>
          <w:left w:val="nil"/>
          <w:bottom w:val="nil"/>
          <w:right w:val="nil"/>
          <w:between w:val="nil"/>
        </w:pBdr>
        <w:rPr>
          <w:rFonts w:asciiTheme="majorHAnsi" w:hAnsiTheme="majorHAnsi" w:cstheme="majorHAnsi"/>
          <w:bCs/>
        </w:rPr>
      </w:pPr>
    </w:p>
    <w:p w14:paraId="0915B1A2" w14:textId="77777777" w:rsidR="00490D87" w:rsidRDefault="00490D87" w:rsidP="00490D87">
      <w:pPr>
        <w:pBdr>
          <w:top w:val="nil"/>
          <w:left w:val="nil"/>
          <w:bottom w:val="nil"/>
          <w:right w:val="nil"/>
          <w:between w:val="nil"/>
        </w:pBdr>
        <w:rPr>
          <w:rFonts w:asciiTheme="majorHAnsi" w:hAnsiTheme="majorHAnsi" w:cstheme="majorHAnsi"/>
          <w:bCs/>
        </w:rPr>
      </w:pPr>
      <w:r>
        <w:rPr>
          <w:rFonts w:asciiTheme="majorHAnsi" w:hAnsiTheme="majorHAnsi" w:cstheme="majorHAnsi"/>
          <w:bCs/>
        </w:rPr>
        <w:tab/>
      </w:r>
    </w:p>
    <w:p w14:paraId="2A78A642" w14:textId="77777777" w:rsidR="00490D87" w:rsidRDefault="00490D87" w:rsidP="00490D87">
      <w:pPr>
        <w:pBdr>
          <w:top w:val="nil"/>
          <w:left w:val="nil"/>
          <w:bottom w:val="nil"/>
          <w:right w:val="nil"/>
          <w:between w:val="nil"/>
        </w:pBdr>
        <w:rPr>
          <w:rFonts w:asciiTheme="majorHAnsi" w:hAnsiTheme="majorHAnsi" w:cstheme="majorHAnsi"/>
          <w:bCs/>
        </w:rPr>
      </w:pPr>
    </w:p>
    <w:p w14:paraId="136F9485" w14:textId="77777777" w:rsidR="00490D87" w:rsidRDefault="00490D87" w:rsidP="00490D87">
      <w:pPr>
        <w:pBdr>
          <w:top w:val="nil"/>
          <w:left w:val="nil"/>
          <w:bottom w:val="nil"/>
          <w:right w:val="nil"/>
          <w:between w:val="nil"/>
        </w:pBdr>
        <w:rPr>
          <w:rFonts w:asciiTheme="majorHAnsi" w:hAnsiTheme="majorHAnsi" w:cstheme="majorHAnsi"/>
          <w:bCs/>
        </w:rPr>
      </w:pPr>
    </w:p>
    <w:p w14:paraId="46FC7E73" w14:textId="718EEEE4" w:rsidR="00490D87" w:rsidRPr="00490D87" w:rsidRDefault="00490D87" w:rsidP="00490D87">
      <w:pPr>
        <w:pBdr>
          <w:top w:val="nil"/>
          <w:left w:val="nil"/>
          <w:bottom w:val="nil"/>
          <w:right w:val="nil"/>
          <w:between w:val="nil"/>
        </w:pBdr>
        <w:ind w:firstLine="720"/>
        <w:rPr>
          <w:rFonts w:asciiTheme="majorHAnsi" w:hAnsiTheme="majorHAnsi" w:cstheme="majorHAnsi"/>
          <w:b/>
        </w:rPr>
      </w:pPr>
      <w:r w:rsidRPr="00490D87">
        <w:rPr>
          <w:rFonts w:asciiTheme="majorHAnsi" w:hAnsiTheme="majorHAnsi" w:cstheme="majorHAnsi"/>
          <w:b/>
        </w:rPr>
        <w:t>8.3</w:t>
      </w:r>
      <w:r w:rsidRPr="00490D87">
        <w:rPr>
          <w:b/>
        </w:rPr>
        <w:t xml:space="preserve"> </w:t>
      </w:r>
      <w:r w:rsidRPr="00490D87">
        <w:rPr>
          <w:rFonts w:asciiTheme="majorHAnsi" w:hAnsiTheme="majorHAnsi" w:cstheme="majorHAnsi"/>
          <w:b/>
        </w:rPr>
        <w:t>Running the App</w:t>
      </w:r>
    </w:p>
    <w:p w14:paraId="196547C2" w14:textId="77777777" w:rsidR="00490D87" w:rsidRDefault="00490D87" w:rsidP="00490D87">
      <w:pPr>
        <w:pBdr>
          <w:top w:val="nil"/>
          <w:left w:val="nil"/>
          <w:bottom w:val="nil"/>
          <w:right w:val="nil"/>
          <w:between w:val="nil"/>
        </w:pBdr>
        <w:ind w:left="720"/>
        <w:rPr>
          <w:rFonts w:asciiTheme="majorHAnsi" w:hAnsiTheme="majorHAnsi" w:cstheme="majorHAnsi"/>
          <w:bCs/>
        </w:rPr>
      </w:pPr>
      <w:r w:rsidRPr="00490D87">
        <w:rPr>
          <w:rFonts w:asciiTheme="majorHAnsi" w:hAnsiTheme="majorHAnsi" w:cstheme="majorHAnsi"/>
          <w:bCs/>
        </w:rPr>
        <w:t xml:space="preserve">To run the </w:t>
      </w:r>
      <w:r>
        <w:rPr>
          <w:rFonts w:asciiTheme="majorHAnsi" w:hAnsiTheme="majorHAnsi" w:cstheme="majorHAnsi"/>
          <w:bCs/>
        </w:rPr>
        <w:t>MotoProg</w:t>
      </w:r>
      <w:r w:rsidRPr="00490D87">
        <w:rPr>
          <w:rFonts w:asciiTheme="majorHAnsi" w:hAnsiTheme="majorHAnsi" w:cstheme="majorHAnsi"/>
          <w:bCs/>
        </w:rPr>
        <w:t xml:space="preserve"> App on your local machine, follow these steps: </w:t>
      </w:r>
    </w:p>
    <w:p w14:paraId="7A8F078A" w14:textId="1628EEBB" w:rsidR="00D16557" w:rsidRDefault="00490D87" w:rsidP="00490D87">
      <w:pPr>
        <w:pStyle w:val="ListParagraph"/>
        <w:numPr>
          <w:ilvl w:val="0"/>
          <w:numId w:val="23"/>
        </w:numPr>
        <w:pBdr>
          <w:top w:val="nil"/>
          <w:left w:val="nil"/>
          <w:bottom w:val="nil"/>
          <w:right w:val="nil"/>
          <w:between w:val="nil"/>
        </w:pBdr>
        <w:rPr>
          <w:rFonts w:asciiTheme="majorHAnsi" w:hAnsiTheme="majorHAnsi" w:cstheme="majorHAnsi"/>
          <w:bCs/>
        </w:rPr>
      </w:pPr>
      <w:r w:rsidRPr="00490D87">
        <w:rPr>
          <w:rFonts w:asciiTheme="majorHAnsi" w:hAnsiTheme="majorHAnsi" w:cstheme="majorHAnsi"/>
          <w:bCs/>
        </w:rPr>
        <w:t>Clone the repository:</w:t>
      </w:r>
    </w:p>
    <w:p w14:paraId="3B5B4224" w14:textId="4C15A279" w:rsidR="00490D87" w:rsidRDefault="00490D87" w:rsidP="00490D87">
      <w:pPr>
        <w:pStyle w:val="ListParagraph"/>
        <w:pBdr>
          <w:top w:val="nil"/>
          <w:left w:val="nil"/>
          <w:bottom w:val="nil"/>
          <w:right w:val="nil"/>
          <w:between w:val="nil"/>
        </w:pBdr>
        <w:ind w:left="1080"/>
        <w:rPr>
          <w:rFonts w:asciiTheme="majorHAnsi" w:hAnsiTheme="majorHAnsi" w:cstheme="majorHAnsi"/>
          <w:bCs/>
        </w:rPr>
      </w:pPr>
      <w:r>
        <w:rPr>
          <w:rFonts w:ascii="Ubuntu Mono" w:hAnsi="Ubuntu Mono"/>
          <w:color w:val="FFFFFF"/>
          <w:sz w:val="26"/>
          <w:szCs w:val="26"/>
          <w:shd w:val="clear" w:color="auto" w:fill="000000"/>
        </w:rPr>
        <w:t xml:space="preserve">git </w:t>
      </w:r>
      <w:r>
        <w:rPr>
          <w:rStyle w:val="hljs-builtin"/>
          <w:rFonts w:ascii="Ubuntu Mono" w:hAnsi="Ubuntu Mono"/>
          <w:color w:val="E9950C"/>
          <w:sz w:val="26"/>
          <w:szCs w:val="26"/>
          <w:bdr w:val="single" w:sz="2" w:space="0" w:color="D9D9E3" w:frame="1"/>
          <w:shd w:val="clear" w:color="auto" w:fill="000000"/>
        </w:rPr>
        <w:t>clone</w:t>
      </w:r>
      <w:r>
        <w:rPr>
          <w:rFonts w:ascii="Ubuntu Mono" w:hAnsi="Ubuntu Mono"/>
          <w:color w:val="FFFFFF"/>
          <w:sz w:val="26"/>
          <w:szCs w:val="26"/>
          <w:shd w:val="clear" w:color="auto" w:fill="000000"/>
        </w:rPr>
        <w:t xml:space="preserve"> </w:t>
      </w:r>
      <w:r w:rsidRPr="00490D87">
        <w:rPr>
          <w:rFonts w:ascii="Ubuntu Mono" w:hAnsi="Ubuntu Mono"/>
          <w:color w:val="FFFFFF"/>
          <w:sz w:val="26"/>
          <w:szCs w:val="26"/>
          <w:shd w:val="clear" w:color="auto" w:fill="000000"/>
        </w:rPr>
        <w:t>https://github.com/liranhaim1/MotoProg</w:t>
      </w:r>
      <w:r>
        <w:rPr>
          <w:rFonts w:ascii="Ubuntu Mono" w:hAnsi="Ubuntu Mono"/>
          <w:color w:val="FFFFFF"/>
          <w:sz w:val="26"/>
          <w:szCs w:val="26"/>
          <w:shd w:val="clear" w:color="auto" w:fill="000000"/>
        </w:rPr>
        <w:t>.git</w:t>
      </w:r>
    </w:p>
    <w:p w14:paraId="7506E5CA" w14:textId="77777777" w:rsidR="00490D87" w:rsidRPr="00490D87" w:rsidRDefault="00490D87" w:rsidP="00490D87">
      <w:pPr>
        <w:pStyle w:val="ListParagraph"/>
        <w:pBdr>
          <w:top w:val="nil"/>
          <w:left w:val="nil"/>
          <w:bottom w:val="nil"/>
          <w:right w:val="nil"/>
          <w:between w:val="nil"/>
        </w:pBdr>
        <w:ind w:left="1080"/>
        <w:rPr>
          <w:rFonts w:asciiTheme="majorHAnsi" w:hAnsiTheme="majorHAnsi" w:cstheme="majorHAnsi"/>
          <w:bCs/>
        </w:rPr>
      </w:pPr>
    </w:p>
    <w:p w14:paraId="23CC68AB" w14:textId="20C8EDDB" w:rsidR="00CB45E2" w:rsidRDefault="001D1400" w:rsidP="001D1400">
      <w:pPr>
        <w:pStyle w:val="ListParagraph"/>
        <w:numPr>
          <w:ilvl w:val="0"/>
          <w:numId w:val="23"/>
        </w:numPr>
        <w:rPr>
          <w:rFonts w:asciiTheme="majorHAnsi" w:hAnsiTheme="majorHAnsi" w:cstheme="majorHAnsi"/>
          <w:bCs/>
        </w:rPr>
      </w:pPr>
      <w:r w:rsidRPr="001D1400">
        <w:rPr>
          <w:rFonts w:asciiTheme="majorHAnsi" w:hAnsiTheme="majorHAnsi" w:cstheme="majorHAnsi"/>
          <w:bCs/>
        </w:rPr>
        <w:t>Install dependencies:</w:t>
      </w:r>
    </w:p>
    <w:p w14:paraId="57599F4F" w14:textId="7E1449BE" w:rsidR="001D1400" w:rsidRPr="001D1400" w:rsidRDefault="001D1400" w:rsidP="001D1400">
      <w:pPr>
        <w:pStyle w:val="ListParagraph"/>
        <w:numPr>
          <w:ilvl w:val="0"/>
          <w:numId w:val="23"/>
        </w:numPr>
        <w:rPr>
          <w:rFonts w:ascii="Ubuntu Mono" w:hAnsi="Ubuntu Mono"/>
          <w:color w:val="FFFFFF"/>
          <w:sz w:val="26"/>
          <w:szCs w:val="26"/>
          <w:shd w:val="clear" w:color="auto" w:fill="000000"/>
        </w:rPr>
      </w:pPr>
      <w:proofErr w:type="spellStart"/>
      <w:r>
        <w:rPr>
          <w:rFonts w:ascii="Ubuntu Mono" w:hAnsi="Ubuntu Mono"/>
          <w:color w:val="FFFFFF"/>
          <w:sz w:val="26"/>
          <w:szCs w:val="26"/>
          <w:shd w:val="clear" w:color="auto" w:fill="000000"/>
        </w:rPr>
        <w:t>npm</w:t>
      </w:r>
      <w:proofErr w:type="spellEnd"/>
      <w:r>
        <w:rPr>
          <w:rFonts w:ascii="Ubuntu Mono" w:hAnsi="Ubuntu Mono"/>
          <w:color w:val="FFFFFF"/>
          <w:sz w:val="26"/>
          <w:szCs w:val="26"/>
          <w:shd w:val="clear" w:color="auto" w:fill="000000"/>
        </w:rPr>
        <w:t xml:space="preserve"> install</w:t>
      </w:r>
    </w:p>
    <w:p w14:paraId="230115FE" w14:textId="770E2523" w:rsidR="001D1400" w:rsidRDefault="001D1400" w:rsidP="001D1400">
      <w:pPr>
        <w:ind w:firstLine="720"/>
        <w:rPr>
          <w:rFonts w:asciiTheme="majorHAnsi" w:hAnsiTheme="majorHAnsi" w:cstheme="majorHAnsi"/>
          <w:bCs/>
        </w:rPr>
      </w:pPr>
      <w:r>
        <w:rPr>
          <w:rFonts w:asciiTheme="majorHAnsi" w:hAnsiTheme="majorHAnsi" w:cstheme="majorHAnsi"/>
          <w:bCs/>
        </w:rPr>
        <w:t xml:space="preserve">3- </w:t>
      </w:r>
      <w:r w:rsidRPr="001D1400">
        <w:rPr>
          <w:rFonts w:asciiTheme="majorHAnsi" w:hAnsiTheme="majorHAnsi" w:cstheme="majorHAnsi"/>
          <w:bCs/>
        </w:rPr>
        <w:t>Start the development server:</w:t>
      </w:r>
      <w:r w:rsidRPr="00145E23">
        <w:rPr>
          <w:rFonts w:ascii="Ubuntu Mono" w:hAnsi="Ubuntu Mono"/>
          <w:color w:val="FFFFFF" w:themeColor="background1"/>
          <w:sz w:val="26"/>
          <w:szCs w:val="26"/>
          <w:shd w:val="clear" w:color="auto" w:fill="000000"/>
        </w:rPr>
        <w:t xml:space="preserve"> </w:t>
      </w:r>
      <w:proofErr w:type="spellStart"/>
      <w:r w:rsidRPr="00145E23">
        <w:rPr>
          <w:rFonts w:ascii="Ubuntu Mono" w:hAnsi="Ubuntu Mono"/>
          <w:color w:val="FFFFFF" w:themeColor="background1"/>
          <w:sz w:val="26"/>
          <w:szCs w:val="26"/>
          <w:shd w:val="clear" w:color="auto" w:fill="000000"/>
        </w:rPr>
        <w:t>npm</w:t>
      </w:r>
      <w:proofErr w:type="spellEnd"/>
      <w:r w:rsidRPr="00145E23">
        <w:rPr>
          <w:rFonts w:ascii="Ubuntu Mono" w:hAnsi="Ubuntu Mono"/>
          <w:color w:val="FFFFFF" w:themeColor="background1"/>
          <w:sz w:val="26"/>
          <w:szCs w:val="26"/>
          <w:shd w:val="clear" w:color="auto" w:fill="000000"/>
        </w:rPr>
        <w:t xml:space="preserve"> </w:t>
      </w:r>
      <w:r w:rsidRPr="00145E23">
        <w:rPr>
          <w:rStyle w:val="hljs-keyword"/>
          <w:rFonts w:ascii="Ubuntu Mono" w:hAnsi="Ubuntu Mono"/>
          <w:color w:val="FFFFFF" w:themeColor="background1"/>
          <w:sz w:val="26"/>
          <w:szCs w:val="26"/>
          <w:bdr w:val="single" w:sz="2" w:space="0" w:color="D9D9E3" w:frame="1"/>
          <w:shd w:val="clear" w:color="auto" w:fill="000000"/>
        </w:rPr>
        <w:t>start</w:t>
      </w:r>
    </w:p>
    <w:p w14:paraId="74B3A31A" w14:textId="4C72E0FC" w:rsidR="001D1400" w:rsidRDefault="001D1400" w:rsidP="001D1400">
      <w:pPr>
        <w:pStyle w:val="ListParagraph"/>
        <w:numPr>
          <w:ilvl w:val="0"/>
          <w:numId w:val="23"/>
        </w:numPr>
        <w:rPr>
          <w:rFonts w:asciiTheme="majorHAnsi" w:hAnsiTheme="majorHAnsi" w:cstheme="majorHAnsi"/>
          <w:bCs/>
        </w:rPr>
      </w:pPr>
      <w:r w:rsidRPr="001D1400">
        <w:rPr>
          <w:rFonts w:asciiTheme="majorHAnsi" w:hAnsiTheme="majorHAnsi" w:cstheme="majorHAnsi"/>
          <w:bCs/>
        </w:rPr>
        <w:t xml:space="preserve">The app will be available at </w:t>
      </w:r>
      <w:hyperlink r:id="rId35" w:history="1">
        <w:r w:rsidR="00145E23" w:rsidRPr="00216050">
          <w:rPr>
            <w:rStyle w:val="Hyperlink"/>
            <w:rFonts w:asciiTheme="majorHAnsi" w:hAnsiTheme="majorHAnsi" w:cstheme="majorHAnsi"/>
            <w:bCs/>
          </w:rPr>
          <w:t>http://localhost:3000</w:t>
        </w:r>
      </w:hyperlink>
      <w:r w:rsidRPr="001D1400">
        <w:rPr>
          <w:rFonts w:asciiTheme="majorHAnsi" w:hAnsiTheme="majorHAnsi" w:cstheme="majorHAnsi"/>
          <w:bCs/>
        </w:rPr>
        <w:t>.</w:t>
      </w:r>
    </w:p>
    <w:p w14:paraId="335B95AA" w14:textId="1227D7E4" w:rsidR="00145E23" w:rsidRDefault="00145E23" w:rsidP="00145E23">
      <w:pPr>
        <w:pStyle w:val="ListParagraph"/>
        <w:ind w:left="1080"/>
        <w:rPr>
          <w:rFonts w:asciiTheme="majorHAnsi" w:hAnsiTheme="majorHAnsi" w:cstheme="majorHAnsi"/>
          <w:bCs/>
        </w:rPr>
      </w:pPr>
    </w:p>
    <w:p w14:paraId="1D91FE8D" w14:textId="3F1F5562" w:rsidR="00145E23" w:rsidRDefault="00145E23" w:rsidP="00145E23">
      <w:pPr>
        <w:pStyle w:val="ListParagraph"/>
        <w:ind w:left="1080"/>
        <w:rPr>
          <w:rFonts w:asciiTheme="majorHAnsi" w:hAnsiTheme="majorHAnsi" w:cstheme="majorHAnsi"/>
          <w:b/>
          <w:u w:val="single"/>
        </w:rPr>
      </w:pPr>
      <w:r w:rsidRPr="00145E23">
        <w:rPr>
          <w:rFonts w:asciiTheme="majorHAnsi" w:hAnsiTheme="majorHAnsi" w:cstheme="majorHAnsi"/>
          <w:b/>
          <w:u w:val="single"/>
        </w:rPr>
        <w:t>Main Functions:</w:t>
      </w:r>
    </w:p>
    <w:p w14:paraId="301B5DC4" w14:textId="5B25D656" w:rsidR="00145E23" w:rsidRDefault="00145E23" w:rsidP="00145E23">
      <w:pPr>
        <w:pStyle w:val="ListParagraph"/>
        <w:ind w:left="1080"/>
        <w:rPr>
          <w:rFonts w:asciiTheme="majorHAnsi" w:hAnsiTheme="majorHAnsi" w:cstheme="majorHAnsi"/>
          <w:b/>
          <w:u w:val="single"/>
        </w:rPr>
      </w:pPr>
      <w:proofErr w:type="spellStart"/>
      <w:r>
        <w:rPr>
          <w:rFonts w:asciiTheme="majorHAnsi" w:hAnsiTheme="majorHAnsi" w:cstheme="majorHAnsi"/>
          <w:b/>
          <w:u w:val="single"/>
        </w:rPr>
        <w:t>LoadSortedQuestions</w:t>
      </w:r>
      <w:proofErr w:type="spellEnd"/>
      <w:r>
        <w:rPr>
          <w:rFonts w:asciiTheme="majorHAnsi" w:hAnsiTheme="majorHAnsi" w:cstheme="majorHAnsi"/>
          <w:b/>
          <w:u w:val="single"/>
        </w:rPr>
        <w:t xml:space="preserve"> Function:</w:t>
      </w:r>
    </w:p>
    <w:p w14:paraId="559C99BA" w14:textId="4890E502" w:rsidR="00145E23" w:rsidRPr="00857D83" w:rsidRDefault="00145E23" w:rsidP="00145E23">
      <w:pPr>
        <w:pStyle w:val="ListParagraph"/>
        <w:ind w:left="1080"/>
        <w:rPr>
          <w:rFonts w:asciiTheme="majorHAnsi" w:hAnsiTheme="majorHAnsi" w:cstheme="majorHAnsi"/>
          <w:bCs/>
        </w:rPr>
      </w:pPr>
      <w:r w:rsidRPr="00857D83">
        <w:rPr>
          <w:rFonts w:asciiTheme="majorHAnsi" w:hAnsiTheme="majorHAnsi" w:cstheme="majorHAnsi"/>
          <w:bCs/>
        </w:rPr>
        <w:t xml:space="preserve">We load the questions from the set of questions and sort them by their rating. </w:t>
      </w:r>
    </w:p>
    <w:p w14:paraId="057AEBB4" w14:textId="5A78B776" w:rsidR="00145E23" w:rsidRPr="00145E23" w:rsidRDefault="00145E23" w:rsidP="00145E23">
      <w:pPr>
        <w:pStyle w:val="ListParagraph"/>
        <w:ind w:left="1080"/>
        <w:rPr>
          <w:rFonts w:asciiTheme="majorHAnsi" w:hAnsiTheme="majorHAnsi" w:cstheme="majorHAnsi"/>
          <w:b/>
          <w:u w:val="single"/>
        </w:rPr>
      </w:pPr>
      <w:r>
        <w:rPr>
          <w:noProof/>
        </w:rPr>
        <w:drawing>
          <wp:inline distT="0" distB="0" distL="0" distR="0" wp14:anchorId="642322A6" wp14:editId="32F53304">
            <wp:extent cx="5324475" cy="3238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3238500"/>
                    </a:xfrm>
                    <a:prstGeom prst="rect">
                      <a:avLst/>
                    </a:prstGeom>
                  </pic:spPr>
                </pic:pic>
              </a:graphicData>
            </a:graphic>
          </wp:inline>
        </w:drawing>
      </w:r>
    </w:p>
    <w:p w14:paraId="6A954404" w14:textId="68237D78" w:rsidR="001D1400" w:rsidRDefault="001D1400" w:rsidP="001D1400">
      <w:pPr>
        <w:rPr>
          <w:rFonts w:ascii="Ubuntu Mono" w:hAnsi="Ubuntu Mono"/>
          <w:color w:val="FFFFFF"/>
          <w:sz w:val="26"/>
          <w:szCs w:val="26"/>
          <w:shd w:val="clear" w:color="auto" w:fill="000000"/>
        </w:rPr>
      </w:pPr>
    </w:p>
    <w:p w14:paraId="34915968" w14:textId="77777777" w:rsidR="00145E23" w:rsidRDefault="00145E23" w:rsidP="001D1400">
      <w:pPr>
        <w:rPr>
          <w:rFonts w:ascii="Ubuntu Mono" w:hAnsi="Ubuntu Mono"/>
          <w:color w:val="FFFFFF"/>
          <w:sz w:val="26"/>
          <w:szCs w:val="26"/>
          <w:shd w:val="clear" w:color="auto" w:fill="000000"/>
        </w:rPr>
      </w:pPr>
    </w:p>
    <w:p w14:paraId="0D17128D" w14:textId="77777777" w:rsidR="001D1400" w:rsidRPr="001D1400" w:rsidRDefault="001D1400" w:rsidP="001D1400">
      <w:pPr>
        <w:pStyle w:val="ListParagraph"/>
        <w:ind w:left="1080"/>
        <w:rPr>
          <w:rFonts w:asciiTheme="majorHAnsi" w:hAnsiTheme="majorHAnsi" w:cstheme="majorHAnsi"/>
          <w:bCs/>
        </w:rPr>
      </w:pPr>
    </w:p>
    <w:p w14:paraId="1D8F9C02" w14:textId="42BD2AD7" w:rsidR="00C06FFC" w:rsidRDefault="00A10C82" w:rsidP="00916884">
      <w:pPr>
        <w:rPr>
          <w:rFonts w:asciiTheme="majorHAnsi" w:hAnsiTheme="majorHAnsi" w:cstheme="majorHAnsi"/>
          <w:b/>
          <w:color w:val="000000"/>
          <w:u w:val="single"/>
        </w:rPr>
      </w:pPr>
      <w:proofErr w:type="spellStart"/>
      <w:r>
        <w:rPr>
          <w:rFonts w:asciiTheme="majorHAnsi" w:hAnsiTheme="majorHAnsi" w:cstheme="majorHAnsi"/>
          <w:b/>
          <w:color w:val="000000"/>
          <w:u w:val="single"/>
        </w:rPr>
        <w:t>CountUserRate</w:t>
      </w:r>
      <w:proofErr w:type="spellEnd"/>
      <w:r>
        <w:rPr>
          <w:rFonts w:asciiTheme="majorHAnsi" w:hAnsiTheme="majorHAnsi" w:cstheme="majorHAnsi"/>
          <w:b/>
          <w:color w:val="000000"/>
          <w:u w:val="single"/>
        </w:rPr>
        <w:t xml:space="preserve"> Function:</w:t>
      </w:r>
    </w:p>
    <w:p w14:paraId="6E21616E" w14:textId="6868E2B2" w:rsidR="00A10C82" w:rsidRPr="00857D83" w:rsidRDefault="00A10C82" w:rsidP="00916884">
      <w:pPr>
        <w:rPr>
          <w:rFonts w:asciiTheme="majorHAnsi" w:hAnsiTheme="majorHAnsi" w:cstheme="majorHAnsi"/>
          <w:bCs/>
          <w:color w:val="000000"/>
        </w:rPr>
      </w:pPr>
      <w:r w:rsidRPr="00857D83">
        <w:rPr>
          <w:rFonts w:asciiTheme="majorHAnsi" w:hAnsiTheme="majorHAnsi" w:cstheme="majorHAnsi"/>
          <w:bCs/>
          <w:color w:val="000000"/>
        </w:rPr>
        <w:t xml:space="preserve">In this function we check if the rate of the questions of the user is less </w:t>
      </w:r>
      <w:proofErr w:type="spellStart"/>
      <w:r w:rsidRPr="00857D83">
        <w:rPr>
          <w:rFonts w:asciiTheme="majorHAnsi" w:hAnsiTheme="majorHAnsi" w:cstheme="majorHAnsi"/>
          <w:bCs/>
          <w:color w:val="000000"/>
        </w:rPr>
        <w:t>then</w:t>
      </w:r>
      <w:proofErr w:type="spellEnd"/>
      <w:r w:rsidRPr="00857D83">
        <w:rPr>
          <w:rFonts w:asciiTheme="majorHAnsi" w:hAnsiTheme="majorHAnsi" w:cstheme="majorHAnsi"/>
          <w:bCs/>
          <w:color w:val="000000"/>
        </w:rPr>
        <w:t xml:space="preserve"> the general rate of the other users in the system that answered on those questions.</w:t>
      </w:r>
    </w:p>
    <w:p w14:paraId="1ACDBE07" w14:textId="796DCBBA" w:rsidR="00A10C82" w:rsidRPr="00857D83" w:rsidRDefault="00A10C82" w:rsidP="00916884">
      <w:pPr>
        <w:rPr>
          <w:rFonts w:asciiTheme="majorHAnsi" w:hAnsiTheme="majorHAnsi" w:cstheme="majorHAnsi"/>
          <w:bCs/>
          <w:color w:val="000000"/>
        </w:rPr>
      </w:pPr>
      <w:r w:rsidRPr="00857D83">
        <w:rPr>
          <w:rFonts w:asciiTheme="majorHAnsi" w:hAnsiTheme="majorHAnsi" w:cstheme="majorHAnsi"/>
          <w:bCs/>
          <w:color w:val="000000"/>
        </w:rPr>
        <w:t xml:space="preserve">If the user rate is less than the general rate we present him the WOLF Research screen. </w:t>
      </w:r>
    </w:p>
    <w:p w14:paraId="612E75B4" w14:textId="66F20F7C" w:rsidR="00A10C82" w:rsidRPr="00857D83" w:rsidRDefault="00A10C82" w:rsidP="00916884">
      <w:pPr>
        <w:rPr>
          <w:rFonts w:asciiTheme="majorHAnsi" w:hAnsiTheme="majorHAnsi" w:cstheme="majorHAnsi"/>
          <w:bCs/>
          <w:color w:val="000000"/>
        </w:rPr>
      </w:pPr>
    </w:p>
    <w:p w14:paraId="0ED4805A" w14:textId="5300EB29" w:rsidR="00A10C82" w:rsidRDefault="00A10C82" w:rsidP="00916884">
      <w:pPr>
        <w:rPr>
          <w:rFonts w:asciiTheme="majorHAnsi" w:hAnsiTheme="majorHAnsi" w:cstheme="majorHAnsi"/>
          <w:b/>
          <w:color w:val="000000"/>
          <w:u w:val="single"/>
        </w:rPr>
      </w:pPr>
    </w:p>
    <w:p w14:paraId="43CDF697" w14:textId="4188C380" w:rsidR="00A10C82" w:rsidRDefault="00A10C82" w:rsidP="00916884">
      <w:pPr>
        <w:rPr>
          <w:rFonts w:asciiTheme="majorHAnsi" w:hAnsiTheme="majorHAnsi" w:cstheme="majorHAnsi"/>
          <w:b/>
          <w:color w:val="000000"/>
          <w:u w:val="single"/>
        </w:rPr>
      </w:pPr>
    </w:p>
    <w:p w14:paraId="290A1731" w14:textId="132976A0" w:rsidR="00A10C82" w:rsidRPr="008F72E6" w:rsidRDefault="00A10C82" w:rsidP="00916884">
      <w:pPr>
        <w:rPr>
          <w:rFonts w:asciiTheme="majorHAnsi" w:hAnsiTheme="majorHAnsi" w:cstheme="majorHAnsi"/>
          <w:b/>
          <w:color w:val="000000"/>
          <w:u w:val="single"/>
        </w:rPr>
      </w:pPr>
    </w:p>
    <w:p w14:paraId="7F3C1BB8" w14:textId="75AA958E" w:rsidR="00C06FFC" w:rsidRPr="008F72E6" w:rsidRDefault="00C06FFC" w:rsidP="00916884">
      <w:pPr>
        <w:rPr>
          <w:rFonts w:asciiTheme="majorHAnsi" w:hAnsiTheme="majorHAnsi" w:cstheme="majorHAnsi"/>
          <w:b/>
          <w:color w:val="000000"/>
          <w:u w:val="single"/>
        </w:rPr>
      </w:pPr>
    </w:p>
    <w:p w14:paraId="3A15B64B" w14:textId="77C8F60F" w:rsidR="00C06FFC" w:rsidRPr="008F72E6" w:rsidRDefault="00C06FFC" w:rsidP="00916884">
      <w:pPr>
        <w:rPr>
          <w:rFonts w:asciiTheme="majorHAnsi" w:hAnsiTheme="majorHAnsi" w:cstheme="majorHAnsi"/>
          <w:b/>
          <w:color w:val="000000"/>
          <w:u w:val="single"/>
        </w:rPr>
      </w:pPr>
    </w:p>
    <w:p w14:paraId="40E17286" w14:textId="150382CA" w:rsidR="00C06FFC" w:rsidRPr="008F72E6" w:rsidRDefault="00A10C82" w:rsidP="00916884">
      <w:pPr>
        <w:rPr>
          <w:rFonts w:asciiTheme="majorHAnsi" w:hAnsiTheme="majorHAnsi" w:cstheme="majorHAnsi"/>
          <w:b/>
          <w:color w:val="000000"/>
          <w:u w:val="single"/>
        </w:rPr>
      </w:pPr>
      <w:r>
        <w:rPr>
          <w:noProof/>
        </w:rPr>
        <w:lastRenderedPageBreak/>
        <w:drawing>
          <wp:anchor distT="0" distB="0" distL="114300" distR="114300" simplePos="0" relativeHeight="251778048" behindDoc="1" locked="0" layoutInCell="1" allowOverlap="1" wp14:anchorId="206A5833" wp14:editId="09C00006">
            <wp:simplePos x="0" y="0"/>
            <wp:positionH relativeFrom="margin">
              <wp:posOffset>-143510</wp:posOffset>
            </wp:positionH>
            <wp:positionV relativeFrom="paragraph">
              <wp:posOffset>255905</wp:posOffset>
            </wp:positionV>
            <wp:extent cx="5733415" cy="2362200"/>
            <wp:effectExtent l="0" t="0" r="635" b="0"/>
            <wp:wrapTight wrapText="bothSides">
              <wp:wrapPolygon edited="0">
                <wp:start x="0" y="0"/>
                <wp:lineTo x="0" y="21426"/>
                <wp:lineTo x="21531" y="21426"/>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3415" cy="2362200"/>
                    </a:xfrm>
                    <a:prstGeom prst="rect">
                      <a:avLst/>
                    </a:prstGeom>
                  </pic:spPr>
                </pic:pic>
              </a:graphicData>
            </a:graphic>
          </wp:anchor>
        </w:drawing>
      </w:r>
    </w:p>
    <w:p w14:paraId="1847D974" w14:textId="77777777" w:rsidR="00A10C82" w:rsidRDefault="00A10C82" w:rsidP="00916884">
      <w:pPr>
        <w:rPr>
          <w:rFonts w:asciiTheme="majorHAnsi" w:hAnsiTheme="majorHAnsi" w:cstheme="majorHAnsi"/>
          <w:b/>
          <w:color w:val="000000"/>
          <w:u w:val="single"/>
        </w:rPr>
      </w:pPr>
    </w:p>
    <w:p w14:paraId="733B0E1D" w14:textId="7D767053" w:rsidR="00A10C82" w:rsidRDefault="00A10C82" w:rsidP="00916884">
      <w:pPr>
        <w:rPr>
          <w:rFonts w:asciiTheme="majorHAnsi" w:hAnsiTheme="majorHAnsi" w:cstheme="majorHAnsi"/>
          <w:b/>
          <w:color w:val="000000"/>
          <w:u w:val="single"/>
        </w:rPr>
      </w:pPr>
      <w:r>
        <w:rPr>
          <w:rFonts w:asciiTheme="majorHAnsi" w:hAnsiTheme="majorHAnsi" w:cstheme="majorHAnsi"/>
          <w:b/>
          <w:color w:val="000000"/>
          <w:u w:val="single"/>
        </w:rPr>
        <w:t>WOLF Form Function:</w:t>
      </w:r>
    </w:p>
    <w:p w14:paraId="567D2392" w14:textId="13DB7538" w:rsidR="00A10C82" w:rsidRPr="00857D83" w:rsidRDefault="00A10C82" w:rsidP="00916884">
      <w:pPr>
        <w:rPr>
          <w:rFonts w:asciiTheme="majorHAnsi" w:hAnsiTheme="majorHAnsi" w:cstheme="majorHAnsi"/>
          <w:bCs/>
          <w:color w:val="000000"/>
        </w:rPr>
      </w:pPr>
      <w:r w:rsidRPr="00857D83">
        <w:rPr>
          <w:rFonts w:asciiTheme="majorHAnsi" w:hAnsiTheme="majorHAnsi" w:cstheme="majorHAnsi"/>
          <w:bCs/>
          <w:color w:val="000000"/>
        </w:rPr>
        <w:t xml:space="preserve">We </w:t>
      </w:r>
      <w:r w:rsidR="00857D83" w:rsidRPr="00857D83">
        <w:rPr>
          <w:rFonts w:asciiTheme="majorHAnsi" w:hAnsiTheme="majorHAnsi" w:cstheme="majorHAnsi"/>
          <w:bCs/>
          <w:color w:val="000000"/>
        </w:rPr>
        <w:t>choose the questions research in a random way.</w:t>
      </w:r>
    </w:p>
    <w:p w14:paraId="064BB0A8" w14:textId="43C010C5" w:rsidR="00A10C82" w:rsidRDefault="00A10C82" w:rsidP="00916884">
      <w:pPr>
        <w:rPr>
          <w:rFonts w:asciiTheme="majorHAnsi" w:hAnsiTheme="majorHAnsi" w:cstheme="majorHAnsi"/>
          <w:b/>
          <w:color w:val="000000"/>
          <w:u w:val="single"/>
        </w:rPr>
      </w:pPr>
      <w:r>
        <w:rPr>
          <w:noProof/>
        </w:rPr>
        <w:drawing>
          <wp:anchor distT="0" distB="0" distL="114300" distR="114300" simplePos="0" relativeHeight="251779072" behindDoc="1" locked="0" layoutInCell="1" allowOverlap="1" wp14:anchorId="55BAC764" wp14:editId="58D84EB2">
            <wp:simplePos x="0" y="0"/>
            <wp:positionH relativeFrom="column">
              <wp:posOffset>-95250</wp:posOffset>
            </wp:positionH>
            <wp:positionV relativeFrom="paragraph">
              <wp:posOffset>257810</wp:posOffset>
            </wp:positionV>
            <wp:extent cx="5657850" cy="1657350"/>
            <wp:effectExtent l="0" t="0" r="0" b="0"/>
            <wp:wrapTight wrapText="bothSides">
              <wp:wrapPolygon edited="0">
                <wp:start x="0" y="0"/>
                <wp:lineTo x="0" y="21352"/>
                <wp:lineTo x="21527" y="21352"/>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57850" cy="1657350"/>
                    </a:xfrm>
                    <a:prstGeom prst="rect">
                      <a:avLst/>
                    </a:prstGeom>
                  </pic:spPr>
                </pic:pic>
              </a:graphicData>
            </a:graphic>
          </wp:anchor>
        </w:drawing>
      </w:r>
    </w:p>
    <w:p w14:paraId="3777944F" w14:textId="77777777" w:rsidR="00A10C82" w:rsidRDefault="00A10C82" w:rsidP="00916884">
      <w:pPr>
        <w:rPr>
          <w:rFonts w:asciiTheme="majorHAnsi" w:hAnsiTheme="majorHAnsi" w:cstheme="majorHAnsi"/>
          <w:b/>
          <w:color w:val="000000"/>
          <w:u w:val="single"/>
        </w:rPr>
      </w:pPr>
    </w:p>
    <w:p w14:paraId="5B1C2970" w14:textId="1965FAC2" w:rsidR="00A10C82" w:rsidRPr="00857D83" w:rsidRDefault="00857D83" w:rsidP="00916884">
      <w:pPr>
        <w:rPr>
          <w:rFonts w:asciiTheme="majorHAnsi" w:hAnsiTheme="majorHAnsi" w:cstheme="majorHAnsi"/>
          <w:bCs/>
          <w:color w:val="000000"/>
        </w:rPr>
      </w:pPr>
      <w:r w:rsidRPr="00857D83">
        <w:rPr>
          <w:bCs/>
          <w:noProof/>
        </w:rPr>
        <w:drawing>
          <wp:anchor distT="0" distB="0" distL="114300" distR="114300" simplePos="0" relativeHeight="251780096" behindDoc="1" locked="0" layoutInCell="1" allowOverlap="1" wp14:anchorId="3E440404" wp14:editId="2B995189">
            <wp:simplePos x="0" y="0"/>
            <wp:positionH relativeFrom="column">
              <wp:posOffset>-85725</wp:posOffset>
            </wp:positionH>
            <wp:positionV relativeFrom="paragraph">
              <wp:posOffset>255905</wp:posOffset>
            </wp:positionV>
            <wp:extent cx="5715000" cy="1676400"/>
            <wp:effectExtent l="0" t="0" r="0" b="0"/>
            <wp:wrapTight wrapText="bothSides">
              <wp:wrapPolygon edited="0">
                <wp:start x="0" y="0"/>
                <wp:lineTo x="0" y="21355"/>
                <wp:lineTo x="21528" y="21355"/>
                <wp:lineTo x="215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15000" cy="1676400"/>
                    </a:xfrm>
                    <a:prstGeom prst="rect">
                      <a:avLst/>
                    </a:prstGeom>
                  </pic:spPr>
                </pic:pic>
              </a:graphicData>
            </a:graphic>
          </wp:anchor>
        </w:drawing>
      </w:r>
      <w:r w:rsidRPr="00857D83">
        <w:rPr>
          <w:rFonts w:asciiTheme="majorHAnsi" w:hAnsiTheme="majorHAnsi" w:cstheme="majorHAnsi"/>
          <w:bCs/>
          <w:color w:val="000000"/>
        </w:rPr>
        <w:t xml:space="preserve">We calculate the </w:t>
      </w:r>
      <w:proofErr w:type="gramStart"/>
      <w:r w:rsidRPr="00857D83">
        <w:rPr>
          <w:rFonts w:asciiTheme="majorHAnsi" w:hAnsiTheme="majorHAnsi" w:cstheme="majorHAnsi"/>
          <w:bCs/>
          <w:color w:val="000000"/>
        </w:rPr>
        <w:t>motivation,</w:t>
      </w:r>
      <w:proofErr w:type="gramEnd"/>
      <w:r w:rsidRPr="00857D83">
        <w:rPr>
          <w:rFonts w:asciiTheme="majorHAnsi" w:hAnsiTheme="majorHAnsi" w:cstheme="majorHAnsi"/>
          <w:bCs/>
          <w:color w:val="000000"/>
        </w:rPr>
        <w:t xml:space="preserve"> the calculation refers to the three parts in the WOLF Research</w:t>
      </w:r>
      <w:r>
        <w:rPr>
          <w:rFonts w:asciiTheme="majorHAnsi" w:hAnsiTheme="majorHAnsi" w:cstheme="majorHAnsi"/>
          <w:bCs/>
          <w:color w:val="000000"/>
        </w:rPr>
        <w:t>.</w:t>
      </w:r>
    </w:p>
    <w:p w14:paraId="46BF32C1" w14:textId="511C72A0" w:rsidR="00A10C82" w:rsidRDefault="00A10C82" w:rsidP="00916884">
      <w:pPr>
        <w:rPr>
          <w:rFonts w:asciiTheme="majorHAnsi" w:hAnsiTheme="majorHAnsi" w:cstheme="majorHAnsi"/>
          <w:b/>
          <w:color w:val="000000"/>
          <w:u w:val="single"/>
        </w:rPr>
      </w:pPr>
    </w:p>
    <w:p w14:paraId="2F6D6C43" w14:textId="067CF69B" w:rsidR="00A10C82" w:rsidRDefault="00A10C82" w:rsidP="00916884">
      <w:pPr>
        <w:rPr>
          <w:rFonts w:asciiTheme="majorHAnsi" w:hAnsiTheme="majorHAnsi" w:cstheme="majorHAnsi"/>
          <w:b/>
          <w:color w:val="000000"/>
          <w:u w:val="single"/>
        </w:rPr>
      </w:pPr>
    </w:p>
    <w:p w14:paraId="030D5A7A" w14:textId="3254A1D7" w:rsidR="002A7279" w:rsidRDefault="002A7279" w:rsidP="00916884">
      <w:pPr>
        <w:rPr>
          <w:rFonts w:asciiTheme="majorHAnsi" w:hAnsiTheme="majorHAnsi" w:cstheme="majorHAnsi"/>
          <w:b/>
          <w:color w:val="000000"/>
          <w:u w:val="single"/>
        </w:rPr>
      </w:pPr>
    </w:p>
    <w:p w14:paraId="73D1936B" w14:textId="4A1154E0" w:rsidR="002A7279" w:rsidRDefault="002A7279" w:rsidP="00916884">
      <w:pPr>
        <w:rPr>
          <w:rFonts w:asciiTheme="majorHAnsi" w:hAnsiTheme="majorHAnsi" w:cstheme="majorHAnsi"/>
          <w:b/>
          <w:color w:val="000000"/>
          <w:u w:val="single"/>
        </w:rPr>
      </w:pPr>
    </w:p>
    <w:p w14:paraId="15F1E986" w14:textId="7C986C7A" w:rsidR="002A7279" w:rsidRDefault="002A7279" w:rsidP="00916884">
      <w:pPr>
        <w:rPr>
          <w:rFonts w:asciiTheme="majorHAnsi" w:hAnsiTheme="majorHAnsi" w:cstheme="majorHAnsi"/>
          <w:b/>
          <w:color w:val="000000"/>
          <w:u w:val="single"/>
        </w:rPr>
      </w:pPr>
    </w:p>
    <w:p w14:paraId="7E868A5D" w14:textId="0A771058" w:rsidR="002A7279" w:rsidRDefault="002A7279" w:rsidP="00916884">
      <w:pPr>
        <w:rPr>
          <w:rFonts w:asciiTheme="majorHAnsi" w:hAnsiTheme="majorHAnsi" w:cstheme="majorHAnsi"/>
          <w:b/>
          <w:color w:val="000000"/>
          <w:u w:val="single"/>
        </w:rPr>
      </w:pPr>
    </w:p>
    <w:p w14:paraId="14BAAB81" w14:textId="77777777" w:rsidR="002A7279" w:rsidRDefault="002A7279" w:rsidP="00916884">
      <w:pPr>
        <w:rPr>
          <w:rFonts w:asciiTheme="majorHAnsi" w:hAnsiTheme="majorHAnsi" w:cstheme="majorHAnsi"/>
          <w:b/>
          <w:color w:val="000000"/>
          <w:u w:val="single"/>
        </w:rPr>
      </w:pPr>
    </w:p>
    <w:p w14:paraId="23699920" w14:textId="300AF533" w:rsidR="00916884" w:rsidRPr="008F72E6" w:rsidRDefault="00BB7D99" w:rsidP="00916884">
      <w:pPr>
        <w:rPr>
          <w:rFonts w:asciiTheme="majorHAnsi" w:hAnsiTheme="majorHAnsi" w:cstheme="majorHAnsi"/>
          <w:b/>
          <w:u w:val="single"/>
        </w:rPr>
      </w:pPr>
      <w:r>
        <w:rPr>
          <w:rFonts w:asciiTheme="majorHAnsi" w:hAnsiTheme="majorHAnsi" w:cstheme="majorHAnsi"/>
          <w:b/>
          <w:color w:val="000000"/>
          <w:u w:val="single"/>
        </w:rPr>
        <w:lastRenderedPageBreak/>
        <w:t>9</w:t>
      </w:r>
      <w:r w:rsidR="00916884" w:rsidRPr="008F72E6">
        <w:rPr>
          <w:rFonts w:asciiTheme="majorHAnsi" w:hAnsiTheme="majorHAnsi" w:cstheme="majorHAnsi"/>
          <w:b/>
          <w:color w:val="000000"/>
          <w:u w:val="single"/>
        </w:rPr>
        <w:t>.</w:t>
      </w:r>
      <w:r w:rsidR="00916884" w:rsidRPr="008F72E6">
        <w:rPr>
          <w:rFonts w:asciiTheme="majorHAnsi" w:hAnsiTheme="majorHAnsi" w:cstheme="majorHAnsi"/>
          <w:b/>
          <w:u w:val="single"/>
        </w:rPr>
        <w:t xml:space="preserve"> Results and conclusions</w:t>
      </w:r>
    </w:p>
    <w:p w14:paraId="7F70D322" w14:textId="77777777" w:rsidR="00363785" w:rsidRPr="008F72E6" w:rsidRDefault="00363785" w:rsidP="00916884">
      <w:pPr>
        <w:rPr>
          <w:rFonts w:asciiTheme="majorHAnsi" w:hAnsiTheme="majorHAnsi" w:cstheme="majorHAnsi"/>
          <w:b/>
          <w:u w:val="single"/>
        </w:rPr>
      </w:pPr>
    </w:p>
    <w:p w14:paraId="3FBCD550" w14:textId="7C24A583" w:rsidR="006B76B5" w:rsidRPr="008F72E6" w:rsidRDefault="00435AB7" w:rsidP="00363785">
      <w:pPr>
        <w:ind w:left="360"/>
        <w:rPr>
          <w:rFonts w:asciiTheme="majorHAnsi" w:hAnsiTheme="majorHAnsi" w:cstheme="majorHAnsi"/>
          <w:bCs/>
        </w:rPr>
      </w:pPr>
      <w:bookmarkStart w:id="4" w:name="OLE_LINK15"/>
      <w:bookmarkStart w:id="5" w:name="OLE_LINK16"/>
      <w:r w:rsidRPr="008F72E6">
        <w:rPr>
          <w:rFonts w:asciiTheme="majorHAnsi" w:hAnsiTheme="majorHAnsi" w:cstheme="majorHAnsi"/>
          <w:bCs/>
        </w:rPr>
        <w:t xml:space="preserve">In </w:t>
      </w:r>
      <w:r w:rsidR="006B76B5" w:rsidRPr="008F72E6">
        <w:rPr>
          <w:rFonts w:asciiTheme="majorHAnsi" w:hAnsiTheme="majorHAnsi" w:cstheme="majorHAnsi"/>
          <w:bCs/>
        </w:rPr>
        <w:t xml:space="preserve">Our </w:t>
      </w:r>
      <w:r w:rsidRPr="008F72E6">
        <w:rPr>
          <w:rFonts w:asciiTheme="majorHAnsi" w:hAnsiTheme="majorHAnsi" w:cstheme="majorHAnsi"/>
          <w:bCs/>
        </w:rPr>
        <w:t xml:space="preserve">project </w:t>
      </w:r>
      <w:r w:rsidR="006B76B5" w:rsidRPr="008F72E6">
        <w:rPr>
          <w:rFonts w:asciiTheme="majorHAnsi" w:hAnsiTheme="majorHAnsi" w:cstheme="majorHAnsi"/>
          <w:bCs/>
        </w:rPr>
        <w:t xml:space="preserve">we </w:t>
      </w:r>
      <w:bookmarkEnd w:id="4"/>
      <w:bookmarkEnd w:id="5"/>
      <w:r w:rsidRPr="008F72E6">
        <w:rPr>
          <w:rFonts w:asciiTheme="majorHAnsi" w:hAnsiTheme="majorHAnsi" w:cstheme="majorHAnsi"/>
          <w:bCs/>
        </w:rPr>
        <w:t>propose</w:t>
      </w:r>
      <w:ins w:id="6" w:author="נעמי אונקלוס-שפיגל" w:date="2023-03-08T13:38:00Z">
        <w:r w:rsidR="00CB0F89">
          <w:rPr>
            <w:rFonts w:asciiTheme="majorHAnsi" w:hAnsiTheme="majorHAnsi" w:cstheme="majorHAnsi"/>
            <w:bCs/>
          </w:rPr>
          <w:t>d</w:t>
        </w:r>
      </w:ins>
      <w:r w:rsidRPr="008F72E6">
        <w:rPr>
          <w:rFonts w:asciiTheme="majorHAnsi" w:hAnsiTheme="majorHAnsi" w:cstheme="majorHAnsi"/>
          <w:bCs/>
        </w:rPr>
        <w:t xml:space="preserve"> a new platform to gain </w:t>
      </w:r>
      <w:r w:rsidR="00B84952" w:rsidRPr="008F72E6">
        <w:rPr>
          <w:rFonts w:asciiTheme="majorHAnsi" w:hAnsiTheme="majorHAnsi" w:cstheme="majorHAnsi"/>
          <w:bCs/>
        </w:rPr>
        <w:t>knowledge</w:t>
      </w:r>
      <w:r w:rsidRPr="008F72E6">
        <w:rPr>
          <w:rFonts w:asciiTheme="majorHAnsi" w:hAnsiTheme="majorHAnsi" w:cstheme="majorHAnsi"/>
          <w:bCs/>
        </w:rPr>
        <w:t xml:space="preserve"> in the software world in a way that </w:t>
      </w:r>
      <w:r w:rsidR="00B84952" w:rsidRPr="008F72E6">
        <w:rPr>
          <w:rFonts w:asciiTheme="majorHAnsi" w:hAnsiTheme="majorHAnsi" w:cstheme="majorHAnsi"/>
          <w:bCs/>
        </w:rPr>
        <w:t>checks</w:t>
      </w:r>
      <w:r w:rsidRPr="008F72E6">
        <w:rPr>
          <w:rFonts w:asciiTheme="majorHAnsi" w:hAnsiTheme="majorHAnsi" w:cstheme="majorHAnsi"/>
          <w:bCs/>
        </w:rPr>
        <w:t xml:space="preserve"> the user's motivation.</w:t>
      </w:r>
      <w:r w:rsidR="006B76B5" w:rsidRPr="008F72E6">
        <w:rPr>
          <w:rFonts w:asciiTheme="majorHAnsi" w:hAnsiTheme="majorHAnsi" w:cstheme="majorHAnsi"/>
          <w:bCs/>
        </w:rPr>
        <w:t xml:space="preserve"> The work was hard and </w:t>
      </w:r>
      <w:r w:rsidRPr="008F72E6">
        <w:rPr>
          <w:rFonts w:asciiTheme="majorHAnsi" w:hAnsiTheme="majorHAnsi" w:cstheme="majorHAnsi"/>
          <w:bCs/>
        </w:rPr>
        <w:t>intensive but</w:t>
      </w:r>
      <w:r w:rsidR="006B76B5" w:rsidRPr="008F72E6">
        <w:rPr>
          <w:rFonts w:asciiTheme="majorHAnsi" w:hAnsiTheme="majorHAnsi" w:cstheme="majorHAnsi"/>
          <w:bCs/>
        </w:rPr>
        <w:t xml:space="preserve"> very teaches and worthwhile.</w:t>
      </w:r>
    </w:p>
    <w:p w14:paraId="1D63F313" w14:textId="5F22A601" w:rsidR="006B76B5" w:rsidRPr="008F72E6" w:rsidRDefault="00363785" w:rsidP="00363785">
      <w:pPr>
        <w:ind w:left="360"/>
        <w:rPr>
          <w:rFonts w:asciiTheme="majorHAnsi" w:hAnsiTheme="majorHAnsi" w:cstheme="majorHAnsi"/>
          <w:bCs/>
        </w:rPr>
      </w:pPr>
      <w:r w:rsidRPr="008F72E6">
        <w:rPr>
          <w:rFonts w:asciiTheme="majorHAnsi" w:hAnsiTheme="majorHAnsi" w:cstheme="majorHAnsi"/>
          <w:bCs/>
        </w:rPr>
        <w:t xml:space="preserve">In the phase A of the project, we dealt with the definition of the problem and characterize our system as a solution to this problem. As part of the </w:t>
      </w:r>
      <w:r w:rsidR="00435AB7" w:rsidRPr="008F72E6">
        <w:rPr>
          <w:rFonts w:asciiTheme="majorHAnsi" w:hAnsiTheme="majorHAnsi" w:cstheme="majorHAnsi"/>
          <w:bCs/>
        </w:rPr>
        <w:t>process,</w:t>
      </w:r>
      <w:r w:rsidRPr="008F72E6">
        <w:rPr>
          <w:rFonts w:asciiTheme="majorHAnsi" w:hAnsiTheme="majorHAnsi" w:cstheme="majorHAnsi"/>
          <w:bCs/>
        </w:rPr>
        <w:t xml:space="preserve"> </w:t>
      </w:r>
      <w:r w:rsidR="00A72D1F" w:rsidRPr="008F72E6">
        <w:rPr>
          <w:rFonts w:asciiTheme="majorHAnsi" w:hAnsiTheme="majorHAnsi" w:cstheme="majorHAnsi"/>
          <w:bCs/>
        </w:rPr>
        <w:t xml:space="preserve">we used </w:t>
      </w:r>
      <w:r w:rsidR="00435AB7" w:rsidRPr="008F72E6">
        <w:rPr>
          <w:rFonts w:asciiTheme="majorHAnsi" w:hAnsiTheme="majorHAnsi" w:cstheme="majorHAnsi"/>
          <w:bCs/>
        </w:rPr>
        <w:t>the knowledge that we gain through the degree and use it for the different fields that existing in our system.</w:t>
      </w:r>
      <w:r w:rsidRPr="008F72E6">
        <w:rPr>
          <w:rFonts w:asciiTheme="majorHAnsi" w:hAnsiTheme="majorHAnsi" w:cstheme="majorHAnsi"/>
          <w:bCs/>
        </w:rPr>
        <w:t xml:space="preserve"> </w:t>
      </w:r>
    </w:p>
    <w:p w14:paraId="55A0C4FB" w14:textId="4F4750D3" w:rsidR="00A72D1F" w:rsidRPr="008F72E6" w:rsidRDefault="00A72D1F" w:rsidP="00363785">
      <w:pPr>
        <w:ind w:left="360"/>
        <w:rPr>
          <w:rFonts w:asciiTheme="majorHAnsi" w:hAnsiTheme="majorHAnsi" w:cstheme="majorHAnsi"/>
          <w:bCs/>
        </w:rPr>
      </w:pPr>
      <w:r w:rsidRPr="008F72E6">
        <w:rPr>
          <w:rFonts w:asciiTheme="majorHAnsi" w:hAnsiTheme="majorHAnsi" w:cstheme="majorHAnsi"/>
          <w:bCs/>
        </w:rPr>
        <w:t>In the phase B, after we have finished the characterization part of the system, we started the process of developing the system.</w:t>
      </w:r>
    </w:p>
    <w:p w14:paraId="6682D8F2" w14:textId="77777777" w:rsidR="00A72D1F" w:rsidRPr="008F72E6" w:rsidRDefault="00A72D1F" w:rsidP="00363785">
      <w:pPr>
        <w:ind w:left="360"/>
        <w:rPr>
          <w:rFonts w:asciiTheme="majorHAnsi" w:hAnsiTheme="majorHAnsi" w:cstheme="majorHAnsi"/>
          <w:bCs/>
        </w:rPr>
      </w:pPr>
    </w:p>
    <w:p w14:paraId="256C96B4" w14:textId="51DE423E" w:rsidR="00916884" w:rsidRPr="008F72E6" w:rsidRDefault="00916884" w:rsidP="00916884">
      <w:pPr>
        <w:rPr>
          <w:rFonts w:asciiTheme="majorHAnsi" w:hAnsiTheme="majorHAnsi" w:cstheme="majorHAnsi"/>
          <w:bCs/>
          <w:color w:val="FF0000"/>
        </w:rPr>
      </w:pPr>
      <w:r w:rsidRPr="008F72E6">
        <w:rPr>
          <w:rFonts w:asciiTheme="majorHAnsi" w:hAnsiTheme="majorHAnsi" w:cstheme="majorHAnsi"/>
          <w:bCs/>
          <w:color w:val="FF0000"/>
        </w:rPr>
        <w:tab/>
      </w:r>
    </w:p>
    <w:p w14:paraId="79B293A4" w14:textId="77777777" w:rsidR="00916884" w:rsidRPr="008F72E6" w:rsidRDefault="00916884" w:rsidP="00916884">
      <w:pPr>
        <w:rPr>
          <w:rFonts w:asciiTheme="majorHAnsi" w:hAnsiTheme="majorHAnsi" w:cstheme="majorHAnsi"/>
          <w:bCs/>
          <w:color w:val="FF0000"/>
        </w:rPr>
      </w:pPr>
    </w:p>
    <w:p w14:paraId="7192AFA7" w14:textId="77777777" w:rsidR="00916884" w:rsidRPr="008F72E6" w:rsidRDefault="00916884" w:rsidP="001108F2">
      <w:pPr>
        <w:ind w:left="360"/>
        <w:rPr>
          <w:rFonts w:asciiTheme="majorHAnsi" w:hAnsiTheme="majorHAnsi" w:cstheme="majorHAnsi"/>
          <w:b/>
          <w:color w:val="FF0000"/>
          <w:u w:val="single"/>
        </w:rPr>
      </w:pPr>
    </w:p>
    <w:p w14:paraId="4972F708" w14:textId="77777777" w:rsidR="00CB45E2" w:rsidRPr="008F72E6" w:rsidRDefault="00CB45E2" w:rsidP="001108F2">
      <w:pPr>
        <w:ind w:left="360"/>
        <w:rPr>
          <w:rFonts w:asciiTheme="majorHAnsi" w:hAnsiTheme="majorHAnsi" w:cstheme="majorHAnsi"/>
          <w:b/>
          <w:color w:val="FF0000"/>
          <w:u w:val="single"/>
        </w:rPr>
      </w:pPr>
    </w:p>
    <w:p w14:paraId="5A5CF40A" w14:textId="77777777" w:rsidR="00CB45E2" w:rsidRPr="008F72E6" w:rsidRDefault="00CB45E2" w:rsidP="001108F2">
      <w:pPr>
        <w:ind w:left="360"/>
        <w:rPr>
          <w:rFonts w:asciiTheme="majorHAnsi" w:hAnsiTheme="majorHAnsi" w:cstheme="majorHAnsi"/>
          <w:b/>
          <w:color w:val="FF0000"/>
          <w:u w:val="single"/>
        </w:rPr>
      </w:pPr>
    </w:p>
    <w:p w14:paraId="318DC6E7" w14:textId="77777777" w:rsidR="00CB45E2" w:rsidRPr="008F72E6" w:rsidRDefault="00CB45E2" w:rsidP="001108F2">
      <w:pPr>
        <w:ind w:left="360"/>
        <w:rPr>
          <w:rFonts w:asciiTheme="majorHAnsi" w:hAnsiTheme="majorHAnsi" w:cstheme="majorHAnsi"/>
          <w:b/>
          <w:color w:val="FF0000"/>
          <w:u w:val="single"/>
        </w:rPr>
      </w:pPr>
    </w:p>
    <w:p w14:paraId="543A5907" w14:textId="77777777" w:rsidR="00CB45E2" w:rsidRPr="008F72E6" w:rsidRDefault="00CB45E2" w:rsidP="001108F2">
      <w:pPr>
        <w:ind w:left="360"/>
        <w:rPr>
          <w:rFonts w:asciiTheme="majorHAnsi" w:hAnsiTheme="majorHAnsi" w:cstheme="majorHAnsi"/>
          <w:b/>
          <w:color w:val="FF0000"/>
          <w:u w:val="single"/>
        </w:rPr>
      </w:pPr>
    </w:p>
    <w:p w14:paraId="1D07624F" w14:textId="77777777" w:rsidR="00CB45E2" w:rsidRPr="008F72E6" w:rsidRDefault="00CB45E2" w:rsidP="001108F2">
      <w:pPr>
        <w:ind w:left="360"/>
        <w:rPr>
          <w:rFonts w:asciiTheme="majorHAnsi" w:hAnsiTheme="majorHAnsi" w:cstheme="majorHAnsi"/>
          <w:b/>
          <w:u w:val="single"/>
        </w:rPr>
      </w:pPr>
    </w:p>
    <w:p w14:paraId="75D8CA69" w14:textId="77777777" w:rsidR="00CB45E2" w:rsidRPr="008F72E6" w:rsidRDefault="00CB45E2" w:rsidP="001108F2">
      <w:pPr>
        <w:ind w:left="360"/>
        <w:rPr>
          <w:rFonts w:asciiTheme="majorHAnsi" w:hAnsiTheme="majorHAnsi" w:cstheme="majorHAnsi"/>
          <w:b/>
          <w:u w:val="single"/>
        </w:rPr>
      </w:pPr>
    </w:p>
    <w:p w14:paraId="012D20B5" w14:textId="77777777" w:rsidR="00CB45E2" w:rsidRPr="008F72E6" w:rsidRDefault="00CB45E2" w:rsidP="001108F2">
      <w:pPr>
        <w:ind w:left="360"/>
        <w:rPr>
          <w:rFonts w:asciiTheme="majorHAnsi" w:hAnsiTheme="majorHAnsi" w:cstheme="majorHAnsi"/>
          <w:b/>
          <w:u w:val="single"/>
        </w:rPr>
      </w:pPr>
    </w:p>
    <w:p w14:paraId="7CD9A807" w14:textId="77777777" w:rsidR="00CB45E2" w:rsidRPr="008F72E6" w:rsidRDefault="00CB45E2" w:rsidP="001108F2">
      <w:pPr>
        <w:ind w:left="360"/>
        <w:rPr>
          <w:rFonts w:asciiTheme="majorHAnsi" w:hAnsiTheme="majorHAnsi" w:cstheme="majorHAnsi"/>
          <w:b/>
          <w:u w:val="single"/>
        </w:rPr>
      </w:pPr>
    </w:p>
    <w:p w14:paraId="3D023D2D" w14:textId="4B68F02E" w:rsidR="00A03CBC" w:rsidRPr="008F72E6" w:rsidRDefault="00A03CBC" w:rsidP="00A03CBC">
      <w:pPr>
        <w:pStyle w:val="ListParagraph"/>
        <w:ind w:left="360"/>
        <w:rPr>
          <w:rFonts w:asciiTheme="majorHAnsi" w:hAnsiTheme="majorHAnsi" w:cstheme="majorHAnsi"/>
          <w:b/>
          <w:u w:val="single"/>
        </w:rPr>
      </w:pPr>
    </w:p>
    <w:p w14:paraId="13D301A9" w14:textId="25A1123E" w:rsidR="00A03CBC" w:rsidRPr="008F72E6" w:rsidRDefault="00A03CBC" w:rsidP="00A03CBC">
      <w:pPr>
        <w:pStyle w:val="ListParagraph"/>
        <w:ind w:left="360"/>
        <w:rPr>
          <w:rFonts w:asciiTheme="majorHAnsi" w:hAnsiTheme="majorHAnsi" w:cstheme="majorHAnsi"/>
          <w:b/>
          <w:u w:val="single"/>
        </w:rPr>
      </w:pPr>
    </w:p>
    <w:p w14:paraId="2F4594BD" w14:textId="1B67E3B0" w:rsidR="009A1D5B" w:rsidRPr="008F72E6" w:rsidRDefault="009A1D5B" w:rsidP="00A03CBC">
      <w:pPr>
        <w:pStyle w:val="ListParagraph"/>
        <w:ind w:left="360"/>
        <w:rPr>
          <w:rFonts w:asciiTheme="majorHAnsi" w:hAnsiTheme="majorHAnsi" w:cstheme="majorHAnsi"/>
          <w:b/>
          <w:u w:val="single"/>
        </w:rPr>
      </w:pPr>
    </w:p>
    <w:p w14:paraId="7B96A649" w14:textId="5D762612" w:rsidR="009A1D5B" w:rsidRPr="008F72E6" w:rsidRDefault="009A1D5B" w:rsidP="00A03CBC">
      <w:pPr>
        <w:pStyle w:val="ListParagraph"/>
        <w:ind w:left="360"/>
        <w:rPr>
          <w:rFonts w:asciiTheme="majorHAnsi" w:hAnsiTheme="majorHAnsi" w:cstheme="majorHAnsi"/>
          <w:b/>
          <w:u w:val="single"/>
        </w:rPr>
      </w:pPr>
    </w:p>
    <w:p w14:paraId="189F5B94" w14:textId="77777777" w:rsidR="009A1D5B" w:rsidRPr="008F72E6" w:rsidRDefault="009A1D5B" w:rsidP="00A03CBC">
      <w:pPr>
        <w:pStyle w:val="ListParagraph"/>
        <w:ind w:left="360"/>
        <w:rPr>
          <w:rFonts w:asciiTheme="majorHAnsi" w:hAnsiTheme="majorHAnsi" w:cstheme="majorHAnsi"/>
          <w:b/>
          <w:u w:val="single"/>
        </w:rPr>
      </w:pPr>
    </w:p>
    <w:p w14:paraId="34E66CB3" w14:textId="2A7BAA34" w:rsidR="00A03CBC" w:rsidRPr="008F72E6" w:rsidRDefault="00A03CBC" w:rsidP="00A03CBC">
      <w:pPr>
        <w:pStyle w:val="ListParagraph"/>
        <w:ind w:left="360"/>
        <w:rPr>
          <w:rFonts w:asciiTheme="majorHAnsi" w:hAnsiTheme="majorHAnsi" w:cstheme="majorHAnsi"/>
          <w:b/>
          <w:u w:val="single"/>
        </w:rPr>
      </w:pPr>
    </w:p>
    <w:p w14:paraId="4A77CEF4" w14:textId="77777777" w:rsidR="00D4693F" w:rsidRPr="008F72E6" w:rsidRDefault="00D4693F" w:rsidP="009A1D5B">
      <w:pPr>
        <w:rPr>
          <w:rFonts w:asciiTheme="majorHAnsi" w:hAnsiTheme="majorHAnsi" w:cstheme="majorHAnsi"/>
          <w:b/>
          <w:u w:val="single"/>
        </w:rPr>
      </w:pPr>
    </w:p>
    <w:p w14:paraId="6D5D52B8" w14:textId="77777777" w:rsidR="00D4693F" w:rsidRPr="008F72E6" w:rsidRDefault="00D4693F" w:rsidP="009A1D5B">
      <w:pPr>
        <w:rPr>
          <w:rFonts w:asciiTheme="majorHAnsi" w:hAnsiTheme="majorHAnsi" w:cstheme="majorHAnsi"/>
          <w:b/>
          <w:u w:val="single"/>
        </w:rPr>
      </w:pPr>
    </w:p>
    <w:p w14:paraId="6C121948" w14:textId="77777777" w:rsidR="00D4693F" w:rsidRPr="008F72E6" w:rsidRDefault="00D4693F" w:rsidP="009A1D5B">
      <w:pPr>
        <w:rPr>
          <w:rFonts w:asciiTheme="majorHAnsi" w:hAnsiTheme="majorHAnsi" w:cstheme="majorHAnsi"/>
          <w:b/>
          <w:u w:val="single"/>
        </w:rPr>
      </w:pPr>
    </w:p>
    <w:p w14:paraId="57884833" w14:textId="77777777" w:rsidR="00D4693F" w:rsidRPr="008F72E6" w:rsidRDefault="00D4693F" w:rsidP="009A1D5B">
      <w:pPr>
        <w:rPr>
          <w:rFonts w:asciiTheme="majorHAnsi" w:hAnsiTheme="majorHAnsi" w:cstheme="majorHAnsi"/>
          <w:b/>
          <w:u w:val="single"/>
        </w:rPr>
      </w:pPr>
    </w:p>
    <w:p w14:paraId="0EFE2C92" w14:textId="77777777" w:rsidR="00D4693F" w:rsidRPr="008F72E6" w:rsidRDefault="00D4693F" w:rsidP="009A1D5B">
      <w:pPr>
        <w:rPr>
          <w:rFonts w:asciiTheme="majorHAnsi" w:hAnsiTheme="majorHAnsi" w:cstheme="majorHAnsi"/>
          <w:b/>
          <w:u w:val="single"/>
        </w:rPr>
      </w:pPr>
    </w:p>
    <w:p w14:paraId="5719DC1E" w14:textId="77777777" w:rsidR="00D4693F" w:rsidRPr="008F72E6" w:rsidRDefault="00D4693F" w:rsidP="009A1D5B">
      <w:pPr>
        <w:rPr>
          <w:rFonts w:asciiTheme="majorHAnsi" w:hAnsiTheme="majorHAnsi" w:cstheme="majorHAnsi"/>
          <w:b/>
          <w:u w:val="single"/>
        </w:rPr>
      </w:pPr>
    </w:p>
    <w:p w14:paraId="2442612F" w14:textId="77777777" w:rsidR="00D4693F" w:rsidRPr="008F72E6" w:rsidRDefault="00D4693F" w:rsidP="009A1D5B">
      <w:pPr>
        <w:rPr>
          <w:rFonts w:asciiTheme="majorHAnsi" w:hAnsiTheme="majorHAnsi" w:cstheme="majorHAnsi"/>
          <w:b/>
          <w:u w:val="single"/>
        </w:rPr>
      </w:pPr>
    </w:p>
    <w:p w14:paraId="3C9B4F96" w14:textId="77777777" w:rsidR="00D4693F" w:rsidRPr="008F72E6" w:rsidRDefault="00D4693F" w:rsidP="009A1D5B">
      <w:pPr>
        <w:rPr>
          <w:rFonts w:asciiTheme="majorHAnsi" w:hAnsiTheme="majorHAnsi" w:cstheme="majorHAnsi"/>
          <w:b/>
          <w:u w:val="single"/>
        </w:rPr>
      </w:pPr>
    </w:p>
    <w:p w14:paraId="25ADAC20" w14:textId="77777777" w:rsidR="00C06FFC" w:rsidRPr="008F72E6" w:rsidRDefault="00C06FFC" w:rsidP="009A1D5B">
      <w:pPr>
        <w:rPr>
          <w:rFonts w:asciiTheme="majorHAnsi" w:hAnsiTheme="majorHAnsi" w:cstheme="majorHAnsi"/>
          <w:b/>
          <w:u w:val="single"/>
        </w:rPr>
      </w:pPr>
    </w:p>
    <w:p w14:paraId="2D6F65A8" w14:textId="58523BCB" w:rsidR="00C06FFC" w:rsidRDefault="00C06FFC" w:rsidP="009A1D5B">
      <w:pPr>
        <w:rPr>
          <w:rFonts w:asciiTheme="majorHAnsi" w:hAnsiTheme="majorHAnsi" w:cstheme="majorHAnsi"/>
          <w:b/>
          <w:u w:val="single"/>
        </w:rPr>
      </w:pPr>
    </w:p>
    <w:p w14:paraId="65CCC2F8" w14:textId="7B609755" w:rsidR="002A7279" w:rsidRDefault="002A7279" w:rsidP="009A1D5B">
      <w:pPr>
        <w:rPr>
          <w:rFonts w:asciiTheme="majorHAnsi" w:hAnsiTheme="majorHAnsi" w:cstheme="majorHAnsi"/>
          <w:b/>
          <w:u w:val="single"/>
        </w:rPr>
      </w:pPr>
    </w:p>
    <w:p w14:paraId="439A7FA8" w14:textId="1920198A" w:rsidR="002A7279" w:rsidRDefault="002A7279" w:rsidP="009A1D5B">
      <w:pPr>
        <w:rPr>
          <w:rFonts w:asciiTheme="majorHAnsi" w:hAnsiTheme="majorHAnsi" w:cstheme="majorHAnsi"/>
          <w:b/>
          <w:u w:val="single"/>
        </w:rPr>
      </w:pPr>
    </w:p>
    <w:p w14:paraId="7F807DDF" w14:textId="7F69E3CC" w:rsidR="002A7279" w:rsidRDefault="002A7279" w:rsidP="009A1D5B">
      <w:pPr>
        <w:rPr>
          <w:rFonts w:asciiTheme="majorHAnsi" w:hAnsiTheme="majorHAnsi" w:cstheme="majorHAnsi"/>
          <w:b/>
          <w:u w:val="single"/>
        </w:rPr>
      </w:pPr>
    </w:p>
    <w:p w14:paraId="1C54F8D4" w14:textId="02DAB044" w:rsidR="002A7279" w:rsidRDefault="002A7279" w:rsidP="009A1D5B">
      <w:pPr>
        <w:rPr>
          <w:rFonts w:asciiTheme="majorHAnsi" w:hAnsiTheme="majorHAnsi" w:cstheme="majorHAnsi"/>
          <w:b/>
          <w:u w:val="single"/>
        </w:rPr>
      </w:pPr>
    </w:p>
    <w:p w14:paraId="1AA8CC9D" w14:textId="77777777" w:rsidR="002A7279" w:rsidRPr="008F72E6" w:rsidRDefault="002A7279" w:rsidP="009A1D5B">
      <w:pPr>
        <w:rPr>
          <w:rFonts w:asciiTheme="majorHAnsi" w:hAnsiTheme="majorHAnsi" w:cstheme="majorHAnsi"/>
          <w:b/>
          <w:u w:val="single"/>
        </w:rPr>
      </w:pPr>
    </w:p>
    <w:p w14:paraId="65CAD58A" w14:textId="77777777" w:rsidR="00766637" w:rsidRDefault="00766637" w:rsidP="009A1D5B">
      <w:pPr>
        <w:rPr>
          <w:rFonts w:asciiTheme="majorHAnsi" w:hAnsiTheme="majorHAnsi" w:cstheme="majorHAnsi"/>
          <w:b/>
          <w:u w:val="single"/>
        </w:rPr>
      </w:pPr>
    </w:p>
    <w:p w14:paraId="08033D97" w14:textId="77777777" w:rsidR="00766637" w:rsidRDefault="00766637" w:rsidP="009A1D5B">
      <w:pPr>
        <w:rPr>
          <w:rFonts w:asciiTheme="majorHAnsi" w:hAnsiTheme="majorHAnsi" w:cstheme="majorHAnsi"/>
          <w:b/>
          <w:u w:val="single"/>
        </w:rPr>
      </w:pPr>
    </w:p>
    <w:p w14:paraId="664ABD61" w14:textId="316EF03E" w:rsidR="009E0FDC" w:rsidRPr="008F72E6" w:rsidRDefault="00BB7D99" w:rsidP="009A1D5B">
      <w:pPr>
        <w:rPr>
          <w:rFonts w:asciiTheme="majorHAnsi" w:hAnsiTheme="majorHAnsi" w:cstheme="majorHAnsi"/>
          <w:b/>
          <w:u w:val="single"/>
        </w:rPr>
      </w:pPr>
      <w:r>
        <w:rPr>
          <w:rFonts w:asciiTheme="majorHAnsi" w:hAnsiTheme="majorHAnsi" w:cstheme="majorHAnsi"/>
          <w:b/>
          <w:u w:val="single"/>
        </w:rPr>
        <w:lastRenderedPageBreak/>
        <w:t>10</w:t>
      </w:r>
      <w:r w:rsidR="009A1D5B" w:rsidRPr="008F72E6">
        <w:rPr>
          <w:rFonts w:asciiTheme="majorHAnsi" w:hAnsiTheme="majorHAnsi" w:cstheme="majorHAnsi"/>
          <w:b/>
          <w:u w:val="single"/>
        </w:rPr>
        <w:t>.</w:t>
      </w:r>
      <w:r w:rsidR="001108F2" w:rsidRPr="008F72E6">
        <w:rPr>
          <w:rFonts w:asciiTheme="majorHAnsi" w:hAnsiTheme="majorHAnsi" w:cstheme="majorHAnsi"/>
          <w:b/>
          <w:u w:val="single"/>
        </w:rPr>
        <w:t xml:space="preserve"> R</w:t>
      </w:r>
      <w:r w:rsidR="009A1D5B" w:rsidRPr="008F72E6">
        <w:rPr>
          <w:rFonts w:asciiTheme="majorHAnsi" w:hAnsiTheme="majorHAnsi" w:cstheme="majorHAnsi"/>
          <w:b/>
          <w:u w:val="single"/>
        </w:rPr>
        <w:t>eferences</w:t>
      </w:r>
    </w:p>
    <w:p w14:paraId="2EF0AA2D" w14:textId="399AD4B1" w:rsidR="009E0FDC" w:rsidRDefault="008F72E6">
      <w:pPr>
        <w:rPr>
          <w:rFonts w:asciiTheme="majorHAnsi" w:hAnsiTheme="majorHAnsi" w:cstheme="majorHAnsi"/>
        </w:rPr>
      </w:pPr>
      <w:r w:rsidRPr="008F72E6">
        <w:rPr>
          <w:rFonts w:asciiTheme="majorHAnsi" w:hAnsiTheme="majorHAnsi" w:cstheme="majorHAnsi"/>
        </w:rPr>
        <w:t>[1]</w:t>
      </w:r>
      <w:r w:rsidRPr="008F72E6">
        <w:t xml:space="preserve"> </w:t>
      </w:r>
      <w:r>
        <w:t>Bakker, A. B. (2008). The work-related flow inventory: Construction and initial validation of the WOLF. Journal of vocational behavior, 72(3), 400-414.</w:t>
      </w:r>
      <w:r w:rsidR="00766637">
        <w:rPr>
          <w:rFonts w:asciiTheme="majorHAnsi" w:hAnsiTheme="majorHAnsi" w:cstheme="majorHAnsi"/>
        </w:rPr>
        <w:t xml:space="preserve">  </w:t>
      </w:r>
    </w:p>
    <w:p w14:paraId="03DE638B" w14:textId="77777777" w:rsidR="00766637" w:rsidRDefault="00766637">
      <w:pPr>
        <w:rPr>
          <w:rFonts w:asciiTheme="majorHAnsi" w:hAnsiTheme="majorHAnsi" w:cstheme="majorHAnsi"/>
        </w:rPr>
      </w:pPr>
    </w:p>
    <w:p w14:paraId="3FD4EA38" w14:textId="4C65D196" w:rsidR="00BC77DE" w:rsidRDefault="00766637">
      <w:pPr>
        <w:rPr>
          <w:rFonts w:asciiTheme="majorHAnsi" w:hAnsiTheme="majorHAnsi" w:cstheme="majorHAnsi"/>
        </w:rPr>
      </w:pPr>
      <w:r>
        <w:rPr>
          <w:rFonts w:asciiTheme="majorHAnsi" w:hAnsiTheme="majorHAnsi" w:cstheme="majorHAnsi"/>
        </w:rPr>
        <w:t>[2]</w:t>
      </w:r>
      <w:r w:rsidRPr="00766637">
        <w:t xml:space="preserve"> </w:t>
      </w:r>
      <w:r>
        <w:t xml:space="preserve">D. J. Dubois and G. </w:t>
      </w:r>
      <w:proofErr w:type="spellStart"/>
      <w:r>
        <w:t>Tamburrelli</w:t>
      </w:r>
      <w:proofErr w:type="spellEnd"/>
      <w:r>
        <w:t>, “Understanding gamification mechanisms for software development,” in Proceedings of ESEC/FSE 2013 (9th Joint Meeting on Foundations of Software Engineering), ser. ESEC/FSE 2013. ACM, 2013, pp. 659–662.</w:t>
      </w:r>
    </w:p>
    <w:p w14:paraId="79264081" w14:textId="77777777" w:rsidR="00766637" w:rsidRPr="008F72E6" w:rsidRDefault="00766637">
      <w:pPr>
        <w:rPr>
          <w:rFonts w:asciiTheme="majorHAnsi" w:hAnsiTheme="majorHAnsi" w:cstheme="majorHAnsi"/>
        </w:rPr>
      </w:pPr>
    </w:p>
    <w:p w14:paraId="58D0514D" w14:textId="5D7E0CE3" w:rsidR="008F72E6" w:rsidRPr="008F72E6" w:rsidRDefault="008F72E6">
      <w:pPr>
        <w:rPr>
          <w:rFonts w:asciiTheme="majorHAnsi" w:hAnsiTheme="majorHAnsi" w:cstheme="majorHAnsi"/>
          <w:rtl/>
        </w:rPr>
      </w:pPr>
      <w:r w:rsidRPr="008F72E6">
        <w:rPr>
          <w:rFonts w:asciiTheme="majorHAnsi" w:hAnsiTheme="majorHAnsi" w:cstheme="majorHAnsi"/>
        </w:rPr>
        <w:t>[</w:t>
      </w:r>
      <w:r w:rsidR="00766637">
        <w:rPr>
          <w:rFonts w:asciiTheme="majorHAnsi" w:hAnsiTheme="majorHAnsi" w:cstheme="majorHAnsi"/>
        </w:rPr>
        <w:t>3</w:t>
      </w:r>
      <w:r w:rsidRPr="008F72E6">
        <w:rPr>
          <w:rFonts w:asciiTheme="majorHAnsi" w:hAnsiTheme="majorHAnsi" w:cstheme="majorHAnsi"/>
        </w:rPr>
        <w:t>]</w:t>
      </w:r>
      <w:r w:rsidR="00BC77DE" w:rsidRPr="00BC77DE">
        <w:t xml:space="preserve"> </w:t>
      </w:r>
      <w:proofErr w:type="spellStart"/>
      <w:r w:rsidR="00BC77DE">
        <w:t>Majuri</w:t>
      </w:r>
      <w:proofErr w:type="spellEnd"/>
      <w:r w:rsidR="00BC77DE">
        <w:t xml:space="preserve">, J., Koivisto, J., &amp; </w:t>
      </w:r>
      <w:proofErr w:type="spellStart"/>
      <w:r w:rsidR="00BC77DE">
        <w:t>Hamari</w:t>
      </w:r>
      <w:proofErr w:type="spellEnd"/>
      <w:r w:rsidR="00BC77DE">
        <w:t xml:space="preserve">, J. (2018). Gamification of education and learning: A review of empirical literature. Proceedings of the 2nd international </w:t>
      </w:r>
      <w:proofErr w:type="spellStart"/>
      <w:r w:rsidR="00BC77DE">
        <w:t>GamiFIN</w:t>
      </w:r>
      <w:proofErr w:type="spellEnd"/>
      <w:r w:rsidR="00BC77DE">
        <w:t xml:space="preserve"> conference, </w:t>
      </w:r>
      <w:proofErr w:type="spellStart"/>
      <w:r w:rsidR="00BC77DE">
        <w:t>GamiFIN</w:t>
      </w:r>
      <w:proofErr w:type="spellEnd"/>
      <w:r w:rsidR="00BC77DE">
        <w:t xml:space="preserve"> 2018. CEUR-WS</w:t>
      </w:r>
    </w:p>
    <w:p w14:paraId="438CC1A6" w14:textId="77777777" w:rsidR="00BC77DE" w:rsidRPr="008F72E6" w:rsidRDefault="00BC77DE">
      <w:pPr>
        <w:rPr>
          <w:rFonts w:asciiTheme="majorHAnsi" w:hAnsiTheme="majorHAnsi" w:cstheme="majorHAnsi"/>
        </w:rPr>
      </w:pPr>
    </w:p>
    <w:p w14:paraId="3DC00578" w14:textId="00C24AC9" w:rsidR="008F72E6" w:rsidRDefault="008F72E6">
      <w:pPr>
        <w:rPr>
          <w:rFonts w:asciiTheme="majorHAnsi" w:hAnsiTheme="majorHAnsi" w:cstheme="majorHAnsi"/>
        </w:rPr>
      </w:pPr>
      <w:r w:rsidRPr="008F72E6">
        <w:rPr>
          <w:rFonts w:asciiTheme="majorHAnsi" w:hAnsiTheme="majorHAnsi" w:cstheme="majorHAnsi"/>
        </w:rPr>
        <w:t>[4]</w:t>
      </w:r>
      <w:r w:rsidRPr="008F72E6">
        <w:t xml:space="preserve"> Dal </w:t>
      </w:r>
      <w:proofErr w:type="spellStart"/>
      <w:r w:rsidRPr="008F72E6">
        <w:t>Sasso</w:t>
      </w:r>
      <w:proofErr w:type="spellEnd"/>
      <w:r w:rsidRPr="008F72E6">
        <w:t xml:space="preserve">, T., Mocci, A., Lanza, M., &amp; </w:t>
      </w:r>
      <w:proofErr w:type="spellStart"/>
      <w:r w:rsidRPr="008F72E6">
        <w:t>Mastrodicasa</w:t>
      </w:r>
      <w:proofErr w:type="spellEnd"/>
      <w:r w:rsidRPr="008F72E6">
        <w:t>, E. (2017, February). How to gamify software engineering. In 2017 IEEE 24th International Conference on Software Analysis, Evolution and Reengineering (SANER) (pp. 261-271). IEEE</w:t>
      </w:r>
    </w:p>
    <w:p w14:paraId="38BBAB5B" w14:textId="77777777" w:rsidR="00766637" w:rsidRPr="008F72E6" w:rsidRDefault="00766637">
      <w:pPr>
        <w:rPr>
          <w:rFonts w:asciiTheme="majorHAnsi" w:hAnsiTheme="majorHAnsi" w:cstheme="majorHAnsi"/>
        </w:rPr>
      </w:pPr>
    </w:p>
    <w:p w14:paraId="263F2B12" w14:textId="77777777" w:rsidR="008F72E6" w:rsidRPr="008F72E6" w:rsidRDefault="008F72E6">
      <w:pPr>
        <w:rPr>
          <w:rFonts w:asciiTheme="majorHAnsi" w:hAnsiTheme="majorHAnsi" w:cstheme="majorHAnsi"/>
        </w:rPr>
      </w:pPr>
    </w:p>
    <w:p w14:paraId="2A12ABF8" w14:textId="7B4063AC" w:rsidR="004E79B7" w:rsidRPr="008F72E6" w:rsidRDefault="00C93FB2" w:rsidP="00D4693F">
      <w:pPr>
        <w:rPr>
          <w:rFonts w:asciiTheme="majorHAnsi" w:hAnsiTheme="majorHAnsi" w:cstheme="majorHAnsi"/>
          <w:color w:val="000000" w:themeColor="text1"/>
        </w:rPr>
      </w:pPr>
      <w:r w:rsidRPr="008F72E6">
        <w:rPr>
          <w:rFonts w:asciiTheme="majorHAnsi" w:hAnsiTheme="majorHAnsi" w:cstheme="majorHAnsi"/>
        </w:rPr>
        <w:t>[</w:t>
      </w:r>
      <w:r w:rsidR="008F72E6" w:rsidRPr="008F72E6">
        <w:rPr>
          <w:rFonts w:asciiTheme="majorHAnsi" w:hAnsiTheme="majorHAnsi" w:cstheme="majorHAnsi"/>
          <w:color w:val="000000" w:themeColor="text1"/>
        </w:rPr>
        <w:t>5</w:t>
      </w:r>
      <w:r w:rsidRPr="008F72E6">
        <w:rPr>
          <w:rFonts w:asciiTheme="majorHAnsi" w:hAnsiTheme="majorHAnsi" w:cstheme="majorHAnsi"/>
          <w:color w:val="000000" w:themeColor="text1"/>
        </w:rPr>
        <w:t>]</w:t>
      </w:r>
      <w:r w:rsidR="00D4693F" w:rsidRPr="008F72E6">
        <w:rPr>
          <w:rFonts w:asciiTheme="majorHAnsi" w:hAnsiTheme="majorHAnsi" w:cstheme="majorHAnsi"/>
          <w:color w:val="000000" w:themeColor="text1"/>
        </w:rPr>
        <w:t xml:space="preserve"> Code Combat-</w:t>
      </w:r>
      <w:r w:rsidRPr="008F72E6">
        <w:rPr>
          <w:rFonts w:asciiTheme="majorHAnsi" w:hAnsiTheme="majorHAnsi" w:cstheme="majorHAnsi"/>
          <w:color w:val="000000" w:themeColor="text1"/>
        </w:rPr>
        <w:t xml:space="preserve"> </w:t>
      </w:r>
      <w:hyperlink r:id="rId40" w:history="1">
        <w:r w:rsidR="00D812FF" w:rsidRPr="008F72E6">
          <w:rPr>
            <w:rStyle w:val="Hyperlink"/>
            <w:rFonts w:asciiTheme="majorHAnsi" w:hAnsiTheme="majorHAnsi" w:cstheme="majorHAnsi"/>
          </w:rPr>
          <w:t>https://codecombat.com/</w:t>
        </w:r>
      </w:hyperlink>
    </w:p>
    <w:p w14:paraId="03A9523C" w14:textId="77777777" w:rsidR="00D812FF" w:rsidRPr="008F72E6" w:rsidRDefault="00D812FF" w:rsidP="00D4693F">
      <w:pPr>
        <w:rPr>
          <w:rFonts w:asciiTheme="majorHAnsi" w:hAnsiTheme="majorHAnsi" w:cstheme="majorHAnsi"/>
          <w:color w:val="000000" w:themeColor="text1"/>
        </w:rPr>
      </w:pPr>
    </w:p>
    <w:p w14:paraId="5D94896C" w14:textId="076B4D30" w:rsidR="001108F2" w:rsidRPr="008F72E6" w:rsidRDefault="00C93FB2" w:rsidP="00D812FF">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6</w:t>
      </w:r>
      <w:r w:rsidRPr="008F72E6">
        <w:rPr>
          <w:rFonts w:asciiTheme="majorHAnsi" w:hAnsiTheme="majorHAnsi" w:cstheme="majorHAnsi"/>
          <w:color w:val="000000" w:themeColor="text1"/>
        </w:rPr>
        <w:t xml:space="preserve">] </w:t>
      </w:r>
      <w:proofErr w:type="spellStart"/>
      <w:r w:rsidR="00D812FF" w:rsidRPr="008F72E6">
        <w:rPr>
          <w:rFonts w:asciiTheme="majorHAnsi" w:hAnsiTheme="majorHAnsi" w:cstheme="majorHAnsi"/>
          <w:color w:val="000000" w:themeColor="text1"/>
        </w:rPr>
        <w:t>CodeEasy</w:t>
      </w:r>
      <w:proofErr w:type="spellEnd"/>
      <w:r w:rsidR="00D812FF" w:rsidRPr="008F72E6">
        <w:rPr>
          <w:rFonts w:asciiTheme="majorHAnsi" w:hAnsiTheme="majorHAnsi" w:cstheme="majorHAnsi"/>
          <w:color w:val="000000" w:themeColor="text1"/>
        </w:rPr>
        <w:t xml:space="preserve"> - </w:t>
      </w:r>
      <w:hyperlink r:id="rId41" w:history="1">
        <w:r w:rsidR="00D812FF" w:rsidRPr="008F72E6">
          <w:rPr>
            <w:rStyle w:val="Hyperlink"/>
            <w:rFonts w:asciiTheme="majorHAnsi" w:hAnsiTheme="majorHAnsi" w:cstheme="majorHAnsi"/>
          </w:rPr>
          <w:t>https://codeeasy.io/</w:t>
        </w:r>
      </w:hyperlink>
    </w:p>
    <w:p w14:paraId="171F5740" w14:textId="77777777" w:rsidR="00D812FF" w:rsidRPr="008F72E6" w:rsidRDefault="00D812FF" w:rsidP="00D812FF">
      <w:pPr>
        <w:rPr>
          <w:rFonts w:asciiTheme="majorHAnsi" w:hAnsiTheme="majorHAnsi" w:cstheme="majorHAnsi"/>
          <w:color w:val="000000" w:themeColor="text1"/>
        </w:rPr>
      </w:pPr>
    </w:p>
    <w:p w14:paraId="70745DE4" w14:textId="62041B11" w:rsidR="001108F2" w:rsidRPr="008F72E6" w:rsidRDefault="001108F2" w:rsidP="001108F2">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7</w:t>
      </w:r>
      <w:r w:rsidRPr="008F72E6">
        <w:rPr>
          <w:rFonts w:asciiTheme="majorHAnsi" w:hAnsiTheme="majorHAnsi" w:cstheme="majorHAnsi"/>
          <w:color w:val="000000" w:themeColor="text1"/>
        </w:rPr>
        <w:t xml:space="preserve">] </w:t>
      </w:r>
      <w:proofErr w:type="spellStart"/>
      <w:r w:rsidR="00D812FF" w:rsidRPr="008F72E6">
        <w:rPr>
          <w:rFonts w:asciiTheme="majorHAnsi" w:hAnsiTheme="majorHAnsi" w:cstheme="majorHAnsi"/>
          <w:color w:val="000000" w:themeColor="text1"/>
        </w:rPr>
        <w:t>CoderByte</w:t>
      </w:r>
      <w:proofErr w:type="spellEnd"/>
      <w:r w:rsidRPr="008F72E6">
        <w:rPr>
          <w:rFonts w:asciiTheme="majorHAnsi" w:hAnsiTheme="majorHAnsi" w:cstheme="majorHAnsi"/>
          <w:color w:val="000000" w:themeColor="text1"/>
        </w:rPr>
        <w:t xml:space="preserve"> </w:t>
      </w:r>
      <w:r w:rsidR="00D812FF" w:rsidRPr="008F72E6">
        <w:rPr>
          <w:rFonts w:asciiTheme="majorHAnsi" w:hAnsiTheme="majorHAnsi" w:cstheme="majorHAnsi"/>
          <w:color w:val="000000" w:themeColor="text1"/>
        </w:rPr>
        <w:t>-</w:t>
      </w:r>
      <w:r w:rsidR="00D812FF" w:rsidRPr="008F72E6">
        <w:t xml:space="preserve"> </w:t>
      </w:r>
      <w:hyperlink r:id="rId42" w:history="1">
        <w:r w:rsidR="00D812FF" w:rsidRPr="008F72E6">
          <w:rPr>
            <w:rStyle w:val="Hyperlink"/>
            <w:rFonts w:asciiTheme="majorHAnsi" w:hAnsiTheme="majorHAnsi" w:cstheme="majorHAnsi"/>
          </w:rPr>
          <w:t>https://coderbyte.com/</w:t>
        </w:r>
      </w:hyperlink>
    </w:p>
    <w:p w14:paraId="17589339" w14:textId="77777777" w:rsidR="00D812FF" w:rsidRPr="008F72E6" w:rsidRDefault="00D812FF" w:rsidP="001108F2">
      <w:pPr>
        <w:rPr>
          <w:rFonts w:asciiTheme="majorHAnsi" w:hAnsiTheme="majorHAnsi" w:cstheme="majorHAnsi"/>
          <w:color w:val="000000" w:themeColor="text1"/>
        </w:rPr>
      </w:pPr>
    </w:p>
    <w:p w14:paraId="0C318C1D" w14:textId="5F61190A" w:rsidR="004E79B7" w:rsidRPr="008F72E6" w:rsidRDefault="004E79B7" w:rsidP="001108F2">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8</w:t>
      </w:r>
      <w:r w:rsidRPr="008F72E6">
        <w:rPr>
          <w:rFonts w:asciiTheme="majorHAnsi" w:hAnsiTheme="majorHAnsi" w:cstheme="majorHAnsi"/>
          <w:color w:val="000000" w:themeColor="text1"/>
        </w:rPr>
        <w:t xml:space="preserve">] </w:t>
      </w:r>
      <w:r w:rsidR="00D812FF" w:rsidRPr="008F72E6">
        <w:rPr>
          <w:rFonts w:asciiTheme="majorHAnsi" w:hAnsiTheme="majorHAnsi" w:cstheme="majorHAnsi"/>
          <w:color w:val="000000" w:themeColor="text1"/>
        </w:rPr>
        <w:t>REACT</w:t>
      </w:r>
      <w:r w:rsidRPr="008F72E6">
        <w:rPr>
          <w:rFonts w:asciiTheme="majorHAnsi" w:hAnsiTheme="majorHAnsi" w:cstheme="majorHAnsi"/>
          <w:color w:val="000000" w:themeColor="text1"/>
        </w:rPr>
        <w:t xml:space="preserve"> </w:t>
      </w:r>
      <w:r w:rsidR="00D812FF" w:rsidRPr="008F72E6">
        <w:rPr>
          <w:rFonts w:asciiTheme="majorHAnsi" w:hAnsiTheme="majorHAnsi" w:cstheme="majorHAnsi"/>
          <w:color w:val="000000" w:themeColor="text1"/>
        </w:rPr>
        <w:t>Guide</w:t>
      </w:r>
      <w:r w:rsidRPr="008F72E6">
        <w:rPr>
          <w:rFonts w:asciiTheme="majorHAnsi" w:hAnsiTheme="majorHAnsi" w:cstheme="majorHAnsi"/>
          <w:color w:val="000000" w:themeColor="text1"/>
        </w:rPr>
        <w:t xml:space="preserve"> </w:t>
      </w:r>
    </w:p>
    <w:p w14:paraId="04698824" w14:textId="7643BB41" w:rsidR="002F5075" w:rsidRPr="008F72E6" w:rsidRDefault="004E79B7" w:rsidP="001108F2">
      <w:pPr>
        <w:rPr>
          <w:rFonts w:asciiTheme="majorHAnsi" w:hAnsiTheme="majorHAnsi" w:cstheme="majorHAnsi"/>
          <w:color w:val="000000" w:themeColor="text1"/>
        </w:rPr>
      </w:pPr>
      <w:r w:rsidRPr="008F72E6">
        <w:rPr>
          <w:rFonts w:asciiTheme="majorHAnsi" w:hAnsiTheme="majorHAnsi" w:cstheme="majorHAnsi"/>
          <w:color w:val="000000" w:themeColor="text1"/>
        </w:rPr>
        <w:t xml:space="preserve">   </w:t>
      </w:r>
      <w:hyperlink r:id="rId43" w:history="1">
        <w:r w:rsidR="00D812FF" w:rsidRPr="008F72E6">
          <w:rPr>
            <w:rStyle w:val="Hyperlink"/>
            <w:rFonts w:asciiTheme="majorHAnsi" w:hAnsiTheme="majorHAnsi" w:cstheme="majorHAnsi"/>
          </w:rPr>
          <w:t>https://www.simplilearn.com/tutorials/reactjs-tutorial/what-is-reactjs</w:t>
        </w:r>
      </w:hyperlink>
    </w:p>
    <w:p w14:paraId="1860E2A1" w14:textId="77777777" w:rsidR="00D812FF" w:rsidRPr="008F72E6" w:rsidRDefault="00D812FF" w:rsidP="001108F2">
      <w:pPr>
        <w:rPr>
          <w:rFonts w:asciiTheme="majorHAnsi" w:hAnsiTheme="majorHAnsi" w:cstheme="majorHAnsi"/>
          <w:color w:val="000000" w:themeColor="text1"/>
        </w:rPr>
      </w:pPr>
    </w:p>
    <w:p w14:paraId="157B7D2C" w14:textId="4D7024C5" w:rsidR="002F5075" w:rsidRPr="008F72E6" w:rsidRDefault="002F5075" w:rsidP="001108F2">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9</w:t>
      </w:r>
      <w:r w:rsidRPr="008F72E6">
        <w:rPr>
          <w:rFonts w:asciiTheme="majorHAnsi" w:hAnsiTheme="majorHAnsi" w:cstheme="majorHAnsi"/>
          <w:color w:val="000000" w:themeColor="text1"/>
        </w:rPr>
        <w:t xml:space="preserve">] </w:t>
      </w:r>
      <w:r w:rsidR="00D812FF" w:rsidRPr="008F72E6">
        <w:rPr>
          <w:rFonts w:asciiTheme="majorHAnsi" w:hAnsiTheme="majorHAnsi" w:cstheme="majorHAnsi"/>
          <w:color w:val="000000" w:themeColor="text1"/>
        </w:rPr>
        <w:t>NodeJS Guide</w:t>
      </w:r>
    </w:p>
    <w:p w14:paraId="66FC9F7C" w14:textId="4E6C6B5F" w:rsidR="009E0FDC" w:rsidRPr="008F72E6" w:rsidRDefault="002F5075" w:rsidP="007C673A">
      <w:pPr>
        <w:rPr>
          <w:color w:val="000000" w:themeColor="text1"/>
        </w:rPr>
      </w:pPr>
      <w:r w:rsidRPr="008F72E6">
        <w:rPr>
          <w:rFonts w:asciiTheme="majorHAnsi" w:hAnsiTheme="majorHAnsi" w:cstheme="majorHAnsi"/>
          <w:color w:val="000000" w:themeColor="text1"/>
        </w:rPr>
        <w:t xml:space="preserve">   </w:t>
      </w:r>
      <w:hyperlink r:id="rId44" w:history="1">
        <w:r w:rsidR="00D812FF" w:rsidRPr="008F72E6">
          <w:rPr>
            <w:rStyle w:val="Hyperlink"/>
            <w:rFonts w:asciiTheme="majorHAnsi" w:hAnsiTheme="majorHAnsi" w:cstheme="majorHAnsi"/>
          </w:rPr>
          <w:t>https://nodejs.org/en/docs/guides/</w:t>
        </w:r>
      </w:hyperlink>
    </w:p>
    <w:p w14:paraId="5120C21F" w14:textId="77777777" w:rsidR="00D812FF" w:rsidRPr="008F72E6" w:rsidRDefault="00D812FF" w:rsidP="007C673A">
      <w:pPr>
        <w:rPr>
          <w:color w:val="000000" w:themeColor="text1"/>
        </w:rPr>
      </w:pPr>
    </w:p>
    <w:p w14:paraId="5F65EE65" w14:textId="3AFAF2A6" w:rsidR="00D812FF" w:rsidRPr="008F72E6" w:rsidRDefault="00D812FF" w:rsidP="00D812FF">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10</w:t>
      </w:r>
      <w:r w:rsidRPr="008F72E6">
        <w:rPr>
          <w:rFonts w:asciiTheme="majorHAnsi" w:hAnsiTheme="majorHAnsi" w:cstheme="majorHAnsi"/>
          <w:color w:val="000000" w:themeColor="text1"/>
        </w:rPr>
        <w:t>] Firebase Guide</w:t>
      </w:r>
    </w:p>
    <w:p w14:paraId="64777EBE" w14:textId="11F77D20" w:rsidR="00D812FF" w:rsidRPr="008F72E6" w:rsidRDefault="00D812FF" w:rsidP="00D812FF">
      <w:pPr>
        <w:rPr>
          <w:color w:val="000000" w:themeColor="text1"/>
        </w:rPr>
      </w:pPr>
      <w:r w:rsidRPr="008F72E6">
        <w:rPr>
          <w:rFonts w:asciiTheme="majorHAnsi" w:hAnsiTheme="majorHAnsi" w:cstheme="majorHAnsi"/>
          <w:color w:val="000000" w:themeColor="text1"/>
        </w:rPr>
        <w:t xml:space="preserve">    </w:t>
      </w:r>
      <w:hyperlink r:id="rId45" w:history="1">
        <w:r w:rsidRPr="008F72E6">
          <w:rPr>
            <w:rStyle w:val="Hyperlink"/>
            <w:rFonts w:asciiTheme="majorHAnsi" w:hAnsiTheme="majorHAnsi" w:cstheme="majorHAnsi"/>
          </w:rPr>
          <w:t>https://firebase.google.com/docs/guides</w:t>
        </w:r>
      </w:hyperlink>
    </w:p>
    <w:p w14:paraId="5E880014" w14:textId="77777777" w:rsidR="00360AC6" w:rsidRPr="008F72E6" w:rsidRDefault="00360AC6" w:rsidP="00D812FF">
      <w:pPr>
        <w:rPr>
          <w:color w:val="000000" w:themeColor="text1"/>
        </w:rPr>
      </w:pPr>
    </w:p>
    <w:p w14:paraId="421B1C29" w14:textId="47D6176A" w:rsidR="00360AC6" w:rsidRPr="008F72E6" w:rsidRDefault="00360AC6" w:rsidP="00360AC6">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11</w:t>
      </w:r>
      <w:r w:rsidRPr="008F72E6">
        <w:rPr>
          <w:rFonts w:asciiTheme="majorHAnsi" w:hAnsiTheme="majorHAnsi" w:cstheme="majorHAnsi"/>
          <w:color w:val="000000" w:themeColor="text1"/>
        </w:rPr>
        <w:t>] GIT To Our Project</w:t>
      </w:r>
    </w:p>
    <w:p w14:paraId="6B449BD5" w14:textId="535B0EC7" w:rsidR="00360AC6" w:rsidRPr="008F72E6" w:rsidRDefault="00000000" w:rsidP="00D812FF">
      <w:pPr>
        <w:rPr>
          <w:color w:val="000000" w:themeColor="text1"/>
        </w:rPr>
      </w:pPr>
      <w:hyperlink r:id="rId46" w:history="1">
        <w:r w:rsidR="00360AC6" w:rsidRPr="008F72E6">
          <w:rPr>
            <w:rStyle w:val="Hyperlink"/>
          </w:rPr>
          <w:t>https://github.com/liranhaim1/MotoProg</w:t>
        </w:r>
      </w:hyperlink>
    </w:p>
    <w:p w14:paraId="6752C281" w14:textId="6CFCC360" w:rsidR="00360AC6" w:rsidRPr="008F72E6" w:rsidRDefault="00360AC6" w:rsidP="00D812FF">
      <w:pPr>
        <w:rPr>
          <w:color w:val="000000" w:themeColor="text1"/>
        </w:rPr>
      </w:pPr>
    </w:p>
    <w:p w14:paraId="2CF9276E" w14:textId="25C98C4B" w:rsidR="00360AC6" w:rsidRPr="008F72E6" w:rsidRDefault="00360AC6" w:rsidP="00360AC6">
      <w:pPr>
        <w:rPr>
          <w:rFonts w:asciiTheme="majorHAnsi" w:hAnsiTheme="majorHAnsi" w:cstheme="majorHAnsi"/>
          <w:color w:val="000000" w:themeColor="text1"/>
        </w:rPr>
      </w:pPr>
      <w:r w:rsidRPr="008F72E6">
        <w:rPr>
          <w:rFonts w:asciiTheme="majorHAnsi" w:hAnsiTheme="majorHAnsi" w:cstheme="majorHAnsi"/>
          <w:color w:val="000000" w:themeColor="text1"/>
        </w:rPr>
        <w:t>[</w:t>
      </w:r>
      <w:r w:rsidR="008F72E6" w:rsidRPr="008F72E6">
        <w:rPr>
          <w:rFonts w:asciiTheme="majorHAnsi" w:hAnsiTheme="majorHAnsi" w:cstheme="majorHAnsi"/>
          <w:color w:val="000000" w:themeColor="text1"/>
        </w:rPr>
        <w:t>12</w:t>
      </w:r>
      <w:r w:rsidRPr="008F72E6">
        <w:rPr>
          <w:rFonts w:asciiTheme="majorHAnsi" w:hAnsiTheme="majorHAnsi" w:cstheme="majorHAnsi"/>
          <w:color w:val="000000" w:themeColor="text1"/>
        </w:rPr>
        <w:t>] Our Project in the server</w:t>
      </w:r>
    </w:p>
    <w:p w14:paraId="6E3739A3" w14:textId="133F040E" w:rsidR="00D812FF" w:rsidRPr="008F72E6" w:rsidRDefault="00000000" w:rsidP="004A0666">
      <w:pPr>
        <w:rPr>
          <w:color w:val="000000" w:themeColor="text1"/>
        </w:rPr>
      </w:pPr>
      <w:hyperlink r:id="rId47" w:history="1">
        <w:r w:rsidR="004A0666" w:rsidRPr="00216050">
          <w:rPr>
            <w:rStyle w:val="Hyperlink"/>
          </w:rPr>
          <w:t>https://motoprog.netlify.app/</w:t>
        </w:r>
      </w:hyperlink>
    </w:p>
    <w:sectPr w:rsidR="00D812FF" w:rsidRPr="008F72E6">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0F20" w14:textId="77777777" w:rsidR="005E511A" w:rsidRDefault="005E511A">
      <w:pPr>
        <w:spacing w:line="240" w:lineRule="auto"/>
      </w:pPr>
      <w:r>
        <w:separator/>
      </w:r>
    </w:p>
  </w:endnote>
  <w:endnote w:type="continuationSeparator" w:id="0">
    <w:p w14:paraId="5587B8EA" w14:textId="77777777" w:rsidR="005E511A" w:rsidRDefault="005E51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BoldMT">
    <w:altName w:val="Arial"/>
    <w:panose1 w:val="00000000000000000000"/>
    <w:charset w:val="B1"/>
    <w:family w:val="auto"/>
    <w:notTrueType/>
    <w:pitch w:val="default"/>
    <w:sig w:usb0="00000801" w:usb1="00000000" w:usb2="00000000" w:usb3="00000000" w:csb0="00000020" w:csb1="00000000"/>
  </w:font>
  <w:font w:name="ArialMT">
    <w:altName w:val="Arial"/>
    <w:panose1 w:val="00000000000000000000"/>
    <w:charset w:val="B1"/>
    <w:family w:val="auto"/>
    <w:notTrueType/>
    <w:pitch w:val="default"/>
    <w:sig w:usb0="00000801" w:usb1="00000000" w:usb2="00000000" w:usb3="00000000" w:csb0="00000020" w:csb1="00000000"/>
  </w:font>
  <w:font w:name="Calibri-Bold">
    <w:altName w:val="Calibri"/>
    <w:panose1 w:val="00000000000000000000"/>
    <w:charset w:val="B1"/>
    <w:family w:val="auto"/>
    <w:notTrueType/>
    <w:pitch w:val="default"/>
    <w:sig w:usb0="00000801" w:usb1="00000000" w:usb2="00000000" w:usb3="00000000" w:csb0="00000020"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DCA" w14:textId="77777777" w:rsidR="00D7774E" w:rsidRDefault="00D7774E">
    <w:pPr>
      <w:bidi/>
      <w:jc w:val="center"/>
    </w:pPr>
    <w:r>
      <w:fldChar w:fldCharType="begin"/>
    </w:r>
    <w:r>
      <w:instrText>PAGE</w:instrText>
    </w:r>
    <w:r>
      <w:fldChar w:fldCharType="separate"/>
    </w:r>
    <w:r>
      <w:rPr>
        <w:noProof/>
        <w:rt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8255" w14:textId="77777777" w:rsidR="005E511A" w:rsidRDefault="005E511A">
      <w:pPr>
        <w:spacing w:line="240" w:lineRule="auto"/>
      </w:pPr>
      <w:r>
        <w:separator/>
      </w:r>
    </w:p>
  </w:footnote>
  <w:footnote w:type="continuationSeparator" w:id="0">
    <w:p w14:paraId="6AB59D61" w14:textId="77777777" w:rsidR="005E511A" w:rsidRDefault="005E51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71D"/>
    <w:multiLevelType w:val="hybridMultilevel"/>
    <w:tmpl w:val="01580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41323"/>
    <w:multiLevelType w:val="hybridMultilevel"/>
    <w:tmpl w:val="CD5CD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41B30"/>
    <w:multiLevelType w:val="hybridMultilevel"/>
    <w:tmpl w:val="88B6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F7EC9"/>
    <w:multiLevelType w:val="hybridMultilevel"/>
    <w:tmpl w:val="EADE0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61CB"/>
    <w:multiLevelType w:val="multilevel"/>
    <w:tmpl w:val="06E6FD60"/>
    <w:lvl w:ilvl="0">
      <w:start w:val="4"/>
      <w:numFmt w:val="decimal"/>
      <w:lvlText w:val="%1"/>
      <w:lvlJc w:val="left"/>
      <w:pPr>
        <w:ind w:left="770" w:hanging="770"/>
      </w:pPr>
      <w:rPr>
        <w:rFonts w:hint="default"/>
      </w:rPr>
    </w:lvl>
    <w:lvl w:ilvl="1">
      <w:start w:val="2"/>
      <w:numFmt w:val="decimal"/>
      <w:lvlText w:val="%1.%2"/>
      <w:lvlJc w:val="left"/>
      <w:pPr>
        <w:ind w:left="1146" w:hanging="770"/>
      </w:pPr>
      <w:rPr>
        <w:rFonts w:hint="default"/>
      </w:rPr>
    </w:lvl>
    <w:lvl w:ilvl="2">
      <w:start w:val="3"/>
      <w:numFmt w:val="decimal"/>
      <w:lvlText w:val="%1.%2.%3"/>
      <w:lvlJc w:val="left"/>
      <w:pPr>
        <w:ind w:left="1522" w:hanging="770"/>
      </w:pPr>
      <w:rPr>
        <w:rFonts w:hint="default"/>
      </w:rPr>
    </w:lvl>
    <w:lvl w:ilvl="3">
      <w:start w:val="3"/>
      <w:numFmt w:val="decimal"/>
      <w:lvlText w:val="%1.%2.%3.%4"/>
      <w:lvlJc w:val="left"/>
      <w:pPr>
        <w:ind w:left="2208" w:hanging="1080"/>
      </w:pPr>
      <w:rPr>
        <w:rFonts w:hint="default"/>
      </w:rPr>
    </w:lvl>
    <w:lvl w:ilvl="4">
      <w:start w:val="1"/>
      <w:numFmt w:val="decimal"/>
      <w:lvlText w:val="%1.%2.%3.%4.%5"/>
      <w:lvlJc w:val="left"/>
      <w:pPr>
        <w:ind w:left="2584" w:hanging="1080"/>
      </w:pPr>
      <w:rPr>
        <w:rFonts w:hint="default"/>
      </w:rPr>
    </w:lvl>
    <w:lvl w:ilvl="5">
      <w:start w:val="1"/>
      <w:numFmt w:val="decimal"/>
      <w:lvlText w:val="%1.%2.%3.%4.%5.%6"/>
      <w:lvlJc w:val="left"/>
      <w:pPr>
        <w:ind w:left="3320" w:hanging="1440"/>
      </w:pPr>
      <w:rPr>
        <w:rFonts w:hint="default"/>
      </w:rPr>
    </w:lvl>
    <w:lvl w:ilvl="6">
      <w:start w:val="1"/>
      <w:numFmt w:val="decimal"/>
      <w:lvlText w:val="%1.%2.%3.%4.%5.%6.%7"/>
      <w:lvlJc w:val="left"/>
      <w:pPr>
        <w:ind w:left="4056" w:hanging="1800"/>
      </w:pPr>
      <w:rPr>
        <w:rFonts w:hint="default"/>
      </w:rPr>
    </w:lvl>
    <w:lvl w:ilvl="7">
      <w:start w:val="1"/>
      <w:numFmt w:val="decimal"/>
      <w:lvlText w:val="%1.%2.%3.%4.%5.%6.%7.%8"/>
      <w:lvlJc w:val="left"/>
      <w:pPr>
        <w:ind w:left="4432" w:hanging="1800"/>
      </w:pPr>
      <w:rPr>
        <w:rFonts w:hint="default"/>
      </w:rPr>
    </w:lvl>
    <w:lvl w:ilvl="8">
      <w:start w:val="1"/>
      <w:numFmt w:val="decimal"/>
      <w:lvlText w:val="%1.%2.%3.%4.%5.%6.%7.%8.%9"/>
      <w:lvlJc w:val="left"/>
      <w:pPr>
        <w:ind w:left="5168" w:hanging="2160"/>
      </w:pPr>
      <w:rPr>
        <w:rFonts w:hint="default"/>
      </w:rPr>
    </w:lvl>
  </w:abstractNum>
  <w:abstractNum w:abstractNumId="5" w15:restartNumberingAfterBreak="0">
    <w:nsid w:val="11F10CA2"/>
    <w:multiLevelType w:val="hybridMultilevel"/>
    <w:tmpl w:val="49A22062"/>
    <w:lvl w:ilvl="0" w:tplc="1CE86A9C">
      <w:start w:val="4"/>
      <w:numFmt w:val="bullet"/>
      <w:lvlText w:val=""/>
      <w:lvlJc w:val="left"/>
      <w:pPr>
        <w:ind w:left="720" w:hanging="360"/>
      </w:pPr>
      <w:rPr>
        <w:rFonts w:ascii="Symbol" w:eastAsia="Arial"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32B3"/>
    <w:multiLevelType w:val="hybridMultilevel"/>
    <w:tmpl w:val="81F875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0047D"/>
    <w:multiLevelType w:val="multilevel"/>
    <w:tmpl w:val="0B785B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F3D1BCC"/>
    <w:multiLevelType w:val="multilevel"/>
    <w:tmpl w:val="2DBA9FE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33A0DFE"/>
    <w:multiLevelType w:val="hybridMultilevel"/>
    <w:tmpl w:val="29343D98"/>
    <w:lvl w:ilvl="0" w:tplc="42E253CC">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74255"/>
    <w:multiLevelType w:val="multilevel"/>
    <w:tmpl w:val="07523D5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1" w15:restartNumberingAfterBreak="0">
    <w:nsid w:val="2FB14740"/>
    <w:multiLevelType w:val="hybridMultilevel"/>
    <w:tmpl w:val="D8B64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01854"/>
    <w:multiLevelType w:val="multilevel"/>
    <w:tmpl w:val="0B785B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5391C5C"/>
    <w:multiLevelType w:val="hybridMultilevel"/>
    <w:tmpl w:val="C5DC0648"/>
    <w:lvl w:ilvl="0" w:tplc="68A4F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DD0259"/>
    <w:multiLevelType w:val="multilevel"/>
    <w:tmpl w:val="8BFCE1A6"/>
    <w:lvl w:ilvl="0">
      <w:start w:val="1"/>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rPr>
        <w:b/>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5" w15:restartNumberingAfterBreak="0">
    <w:nsid w:val="476D5F32"/>
    <w:multiLevelType w:val="multilevel"/>
    <w:tmpl w:val="ABE86C72"/>
    <w:lvl w:ilvl="0">
      <w:start w:val="4"/>
      <w:numFmt w:val="decimal"/>
      <w:lvlText w:val="%1"/>
      <w:lvlJc w:val="left"/>
      <w:pPr>
        <w:ind w:left="770" w:hanging="770"/>
      </w:pPr>
      <w:rPr>
        <w:rFonts w:hint="default"/>
      </w:rPr>
    </w:lvl>
    <w:lvl w:ilvl="1">
      <w:start w:val="2"/>
      <w:numFmt w:val="decimal"/>
      <w:lvlText w:val="%1.%2"/>
      <w:lvlJc w:val="left"/>
      <w:pPr>
        <w:ind w:left="890" w:hanging="770"/>
      </w:pPr>
      <w:rPr>
        <w:rFonts w:hint="default"/>
      </w:rPr>
    </w:lvl>
    <w:lvl w:ilvl="2">
      <w:start w:val="3"/>
      <w:numFmt w:val="decimal"/>
      <w:lvlText w:val="%1.%2.%3"/>
      <w:lvlJc w:val="left"/>
      <w:pPr>
        <w:ind w:left="1010" w:hanging="770"/>
      </w:pPr>
      <w:rPr>
        <w:rFonts w:hint="default"/>
      </w:rPr>
    </w:lvl>
    <w:lvl w:ilvl="3">
      <w:start w:val="1"/>
      <w:numFmt w:val="decimal"/>
      <w:lvlText w:val="%1.%2.%3.%4"/>
      <w:lvlJc w:val="left"/>
      <w:pPr>
        <w:ind w:left="1130" w:hanging="77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48A17C59"/>
    <w:multiLevelType w:val="hybridMultilevel"/>
    <w:tmpl w:val="6FE2C22A"/>
    <w:lvl w:ilvl="0" w:tplc="91EA689A">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B31FB"/>
    <w:multiLevelType w:val="multilevel"/>
    <w:tmpl w:val="343E8DEE"/>
    <w:lvl w:ilvl="0">
      <w:start w:val="1"/>
      <w:numFmt w:val="decimal"/>
      <w:lvlText w:val="%1."/>
      <w:lvlJc w:val="left"/>
      <w:pPr>
        <w:ind w:left="785"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7550F2C"/>
    <w:multiLevelType w:val="hybridMultilevel"/>
    <w:tmpl w:val="04D01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937DBF"/>
    <w:multiLevelType w:val="hybridMultilevel"/>
    <w:tmpl w:val="72A6C7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3A692C"/>
    <w:multiLevelType w:val="hybridMultilevel"/>
    <w:tmpl w:val="B19C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710293"/>
    <w:multiLevelType w:val="hybridMultilevel"/>
    <w:tmpl w:val="3FC03CA6"/>
    <w:lvl w:ilvl="0" w:tplc="EC3AFEF2">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57A3629"/>
    <w:multiLevelType w:val="hybridMultilevel"/>
    <w:tmpl w:val="0032C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993B18"/>
    <w:multiLevelType w:val="hybridMultilevel"/>
    <w:tmpl w:val="7390C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ED200AF"/>
    <w:multiLevelType w:val="multilevel"/>
    <w:tmpl w:val="D514D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3837113">
    <w:abstractNumId w:val="24"/>
  </w:num>
  <w:num w:numId="2" w16cid:durableId="635185627">
    <w:abstractNumId w:val="17"/>
  </w:num>
  <w:num w:numId="3" w16cid:durableId="506141275">
    <w:abstractNumId w:val="12"/>
  </w:num>
  <w:num w:numId="4" w16cid:durableId="371269984">
    <w:abstractNumId w:val="10"/>
  </w:num>
  <w:num w:numId="5" w16cid:durableId="412972808">
    <w:abstractNumId w:val="14"/>
  </w:num>
  <w:num w:numId="6" w16cid:durableId="849370529">
    <w:abstractNumId w:val="8"/>
  </w:num>
  <w:num w:numId="7" w16cid:durableId="2037996565">
    <w:abstractNumId w:val="15"/>
  </w:num>
  <w:num w:numId="8" w16cid:durableId="1410007770">
    <w:abstractNumId w:val="4"/>
  </w:num>
  <w:num w:numId="9" w16cid:durableId="997533242">
    <w:abstractNumId w:val="0"/>
  </w:num>
  <w:num w:numId="10" w16cid:durableId="1209994533">
    <w:abstractNumId w:val="19"/>
  </w:num>
  <w:num w:numId="11" w16cid:durableId="1805155843">
    <w:abstractNumId w:val="6"/>
  </w:num>
  <w:num w:numId="12" w16cid:durableId="1835493646">
    <w:abstractNumId w:val="11"/>
  </w:num>
  <w:num w:numId="13" w16cid:durableId="877933743">
    <w:abstractNumId w:val="1"/>
  </w:num>
  <w:num w:numId="14" w16cid:durableId="1517621609">
    <w:abstractNumId w:val="20"/>
  </w:num>
  <w:num w:numId="15" w16cid:durableId="1653024110">
    <w:abstractNumId w:val="3"/>
  </w:num>
  <w:num w:numId="16" w16cid:durableId="1345088317">
    <w:abstractNumId w:val="2"/>
  </w:num>
  <w:num w:numId="17" w16cid:durableId="1271202546">
    <w:abstractNumId w:val="16"/>
  </w:num>
  <w:num w:numId="18" w16cid:durableId="569510242">
    <w:abstractNumId w:val="9"/>
  </w:num>
  <w:num w:numId="19" w16cid:durableId="1176655042">
    <w:abstractNumId w:val="22"/>
  </w:num>
  <w:num w:numId="20" w16cid:durableId="490027279">
    <w:abstractNumId w:val="23"/>
  </w:num>
  <w:num w:numId="21" w16cid:durableId="813333125">
    <w:abstractNumId w:val="5"/>
  </w:num>
  <w:num w:numId="22" w16cid:durableId="1279096726">
    <w:abstractNumId w:val="7"/>
  </w:num>
  <w:num w:numId="23" w16cid:durableId="690910470">
    <w:abstractNumId w:val="13"/>
  </w:num>
  <w:num w:numId="24" w16cid:durableId="366417960">
    <w:abstractNumId w:val="21"/>
  </w:num>
  <w:num w:numId="25" w16cid:durableId="186917999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נעמי אונקלוס-שפיגל">
    <w15:presenceInfo w15:providerId="AD" w15:userId="S::NaomiUS@braude.ac.il::147dad7e-d449-46ba-b641-bb6a98fccf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DC"/>
    <w:rsid w:val="00036092"/>
    <w:rsid w:val="00042DB9"/>
    <w:rsid w:val="000436F1"/>
    <w:rsid w:val="00050D77"/>
    <w:rsid w:val="0006246D"/>
    <w:rsid w:val="00063977"/>
    <w:rsid w:val="0007270D"/>
    <w:rsid w:val="00080DF2"/>
    <w:rsid w:val="000917C7"/>
    <w:rsid w:val="0009402F"/>
    <w:rsid w:val="0009522A"/>
    <w:rsid w:val="000A2BCC"/>
    <w:rsid w:val="000C0331"/>
    <w:rsid w:val="000C10C3"/>
    <w:rsid w:val="000C5447"/>
    <w:rsid w:val="000D164E"/>
    <w:rsid w:val="000F47D3"/>
    <w:rsid w:val="001032F9"/>
    <w:rsid w:val="00107178"/>
    <w:rsid w:val="001108F2"/>
    <w:rsid w:val="00110EFD"/>
    <w:rsid w:val="00121D0F"/>
    <w:rsid w:val="00127820"/>
    <w:rsid w:val="00136544"/>
    <w:rsid w:val="00137D70"/>
    <w:rsid w:val="00145E23"/>
    <w:rsid w:val="00146283"/>
    <w:rsid w:val="00161E51"/>
    <w:rsid w:val="00170E01"/>
    <w:rsid w:val="0017764F"/>
    <w:rsid w:val="00177F4A"/>
    <w:rsid w:val="00181C27"/>
    <w:rsid w:val="001828E1"/>
    <w:rsid w:val="001861ED"/>
    <w:rsid w:val="00193D6F"/>
    <w:rsid w:val="001A5E73"/>
    <w:rsid w:val="001B6CD2"/>
    <w:rsid w:val="001D1400"/>
    <w:rsid w:val="001D143B"/>
    <w:rsid w:val="001D4E2C"/>
    <w:rsid w:val="001D69C0"/>
    <w:rsid w:val="001E4072"/>
    <w:rsid w:val="001F4126"/>
    <w:rsid w:val="001F59E7"/>
    <w:rsid w:val="00217E5E"/>
    <w:rsid w:val="0022635E"/>
    <w:rsid w:val="002316D9"/>
    <w:rsid w:val="002372E0"/>
    <w:rsid w:val="00237CDD"/>
    <w:rsid w:val="002453AD"/>
    <w:rsid w:val="00255E06"/>
    <w:rsid w:val="002569FF"/>
    <w:rsid w:val="00272EED"/>
    <w:rsid w:val="00276916"/>
    <w:rsid w:val="002835FB"/>
    <w:rsid w:val="002875D5"/>
    <w:rsid w:val="00294BC9"/>
    <w:rsid w:val="002A03FE"/>
    <w:rsid w:val="002A36A2"/>
    <w:rsid w:val="002A55D8"/>
    <w:rsid w:val="002A5814"/>
    <w:rsid w:val="002A7279"/>
    <w:rsid w:val="002C1EB7"/>
    <w:rsid w:val="002D6771"/>
    <w:rsid w:val="002D7CCD"/>
    <w:rsid w:val="002F5075"/>
    <w:rsid w:val="002F78F0"/>
    <w:rsid w:val="0030599A"/>
    <w:rsid w:val="00325008"/>
    <w:rsid w:val="00331925"/>
    <w:rsid w:val="00332633"/>
    <w:rsid w:val="00334F3A"/>
    <w:rsid w:val="00340712"/>
    <w:rsid w:val="00343796"/>
    <w:rsid w:val="00347AB0"/>
    <w:rsid w:val="00360AC6"/>
    <w:rsid w:val="00363785"/>
    <w:rsid w:val="00365A8D"/>
    <w:rsid w:val="00366BE3"/>
    <w:rsid w:val="00372F79"/>
    <w:rsid w:val="003767E5"/>
    <w:rsid w:val="003879F4"/>
    <w:rsid w:val="003901EA"/>
    <w:rsid w:val="003A3FB8"/>
    <w:rsid w:val="003A52F7"/>
    <w:rsid w:val="003B7490"/>
    <w:rsid w:val="003C3DB0"/>
    <w:rsid w:val="003D77CC"/>
    <w:rsid w:val="003E5986"/>
    <w:rsid w:val="003E62C6"/>
    <w:rsid w:val="003E70EC"/>
    <w:rsid w:val="003F47F2"/>
    <w:rsid w:val="003F7BBA"/>
    <w:rsid w:val="004118CF"/>
    <w:rsid w:val="00414C21"/>
    <w:rsid w:val="004260A8"/>
    <w:rsid w:val="00432273"/>
    <w:rsid w:val="00434B36"/>
    <w:rsid w:val="00435157"/>
    <w:rsid w:val="00435AB7"/>
    <w:rsid w:val="00444AA3"/>
    <w:rsid w:val="00455989"/>
    <w:rsid w:val="0046055C"/>
    <w:rsid w:val="00485706"/>
    <w:rsid w:val="00486F02"/>
    <w:rsid w:val="00490D87"/>
    <w:rsid w:val="004940F7"/>
    <w:rsid w:val="004A0666"/>
    <w:rsid w:val="004B3CBB"/>
    <w:rsid w:val="004C1184"/>
    <w:rsid w:val="004C187D"/>
    <w:rsid w:val="004C6CD1"/>
    <w:rsid w:val="004E23B9"/>
    <w:rsid w:val="004E33B8"/>
    <w:rsid w:val="004E4848"/>
    <w:rsid w:val="004E79B7"/>
    <w:rsid w:val="00506984"/>
    <w:rsid w:val="00511F96"/>
    <w:rsid w:val="0051335D"/>
    <w:rsid w:val="00514FB5"/>
    <w:rsid w:val="00543B7B"/>
    <w:rsid w:val="00546EE5"/>
    <w:rsid w:val="00554263"/>
    <w:rsid w:val="005767BF"/>
    <w:rsid w:val="005841B7"/>
    <w:rsid w:val="005850BF"/>
    <w:rsid w:val="00594EB5"/>
    <w:rsid w:val="005B411C"/>
    <w:rsid w:val="005B47FD"/>
    <w:rsid w:val="005B6236"/>
    <w:rsid w:val="005E511A"/>
    <w:rsid w:val="005F4E79"/>
    <w:rsid w:val="005F7855"/>
    <w:rsid w:val="00604120"/>
    <w:rsid w:val="0060414E"/>
    <w:rsid w:val="00611779"/>
    <w:rsid w:val="00612FCD"/>
    <w:rsid w:val="00651435"/>
    <w:rsid w:val="0066558C"/>
    <w:rsid w:val="0067528E"/>
    <w:rsid w:val="00690E9B"/>
    <w:rsid w:val="006A5EBA"/>
    <w:rsid w:val="006B6233"/>
    <w:rsid w:val="006B6997"/>
    <w:rsid w:val="006B76B5"/>
    <w:rsid w:val="006C1904"/>
    <w:rsid w:val="006C38D9"/>
    <w:rsid w:val="006F3CB0"/>
    <w:rsid w:val="00700091"/>
    <w:rsid w:val="007017D7"/>
    <w:rsid w:val="00723DFC"/>
    <w:rsid w:val="007323C8"/>
    <w:rsid w:val="00745D46"/>
    <w:rsid w:val="00766637"/>
    <w:rsid w:val="00785C29"/>
    <w:rsid w:val="0078656E"/>
    <w:rsid w:val="007A703D"/>
    <w:rsid w:val="007B3BC6"/>
    <w:rsid w:val="007C0B22"/>
    <w:rsid w:val="007C5C8F"/>
    <w:rsid w:val="007C673A"/>
    <w:rsid w:val="007C67F3"/>
    <w:rsid w:val="007C6979"/>
    <w:rsid w:val="007D0192"/>
    <w:rsid w:val="007D31C5"/>
    <w:rsid w:val="007D39F4"/>
    <w:rsid w:val="007E0EAC"/>
    <w:rsid w:val="007E61A3"/>
    <w:rsid w:val="007E6B59"/>
    <w:rsid w:val="007F5BA4"/>
    <w:rsid w:val="00804036"/>
    <w:rsid w:val="00810BD2"/>
    <w:rsid w:val="008224E6"/>
    <w:rsid w:val="00835B95"/>
    <w:rsid w:val="00841D5E"/>
    <w:rsid w:val="008567BD"/>
    <w:rsid w:val="00857D83"/>
    <w:rsid w:val="0086173D"/>
    <w:rsid w:val="00873639"/>
    <w:rsid w:val="008A7712"/>
    <w:rsid w:val="008B03DD"/>
    <w:rsid w:val="008B4AC8"/>
    <w:rsid w:val="008F72E6"/>
    <w:rsid w:val="00916884"/>
    <w:rsid w:val="009206A0"/>
    <w:rsid w:val="00924B05"/>
    <w:rsid w:val="00937E81"/>
    <w:rsid w:val="0096794A"/>
    <w:rsid w:val="00974320"/>
    <w:rsid w:val="00976285"/>
    <w:rsid w:val="00982F35"/>
    <w:rsid w:val="00996597"/>
    <w:rsid w:val="00996AB5"/>
    <w:rsid w:val="009A0D47"/>
    <w:rsid w:val="009A1D5B"/>
    <w:rsid w:val="009A67BF"/>
    <w:rsid w:val="009D4841"/>
    <w:rsid w:val="009E0FDC"/>
    <w:rsid w:val="009E7E84"/>
    <w:rsid w:val="009F4978"/>
    <w:rsid w:val="00A03CBC"/>
    <w:rsid w:val="00A06124"/>
    <w:rsid w:val="00A10C82"/>
    <w:rsid w:val="00A166BB"/>
    <w:rsid w:val="00A21854"/>
    <w:rsid w:val="00A25A69"/>
    <w:rsid w:val="00A26F3B"/>
    <w:rsid w:val="00A3053F"/>
    <w:rsid w:val="00A46EE9"/>
    <w:rsid w:val="00A56355"/>
    <w:rsid w:val="00A6559D"/>
    <w:rsid w:val="00A67546"/>
    <w:rsid w:val="00A72D1F"/>
    <w:rsid w:val="00A74325"/>
    <w:rsid w:val="00A74CC9"/>
    <w:rsid w:val="00A77D81"/>
    <w:rsid w:val="00A92D12"/>
    <w:rsid w:val="00AA71D9"/>
    <w:rsid w:val="00AC04BB"/>
    <w:rsid w:val="00AC337B"/>
    <w:rsid w:val="00AC3993"/>
    <w:rsid w:val="00AD5BCC"/>
    <w:rsid w:val="00B12911"/>
    <w:rsid w:val="00B22D33"/>
    <w:rsid w:val="00B237DF"/>
    <w:rsid w:val="00B25729"/>
    <w:rsid w:val="00B27799"/>
    <w:rsid w:val="00B40A96"/>
    <w:rsid w:val="00B5056D"/>
    <w:rsid w:val="00B51BD1"/>
    <w:rsid w:val="00B522DB"/>
    <w:rsid w:val="00B64559"/>
    <w:rsid w:val="00B66CF5"/>
    <w:rsid w:val="00B7129B"/>
    <w:rsid w:val="00B73667"/>
    <w:rsid w:val="00B7491A"/>
    <w:rsid w:val="00B74B79"/>
    <w:rsid w:val="00B84952"/>
    <w:rsid w:val="00B93372"/>
    <w:rsid w:val="00BA176B"/>
    <w:rsid w:val="00BB2671"/>
    <w:rsid w:val="00BB2F3A"/>
    <w:rsid w:val="00BB7D99"/>
    <w:rsid w:val="00BC77DE"/>
    <w:rsid w:val="00BD780B"/>
    <w:rsid w:val="00BE0828"/>
    <w:rsid w:val="00BF1908"/>
    <w:rsid w:val="00BF25D8"/>
    <w:rsid w:val="00C043E0"/>
    <w:rsid w:val="00C06FFC"/>
    <w:rsid w:val="00C14EA7"/>
    <w:rsid w:val="00C17B9B"/>
    <w:rsid w:val="00C226B3"/>
    <w:rsid w:val="00C37F09"/>
    <w:rsid w:val="00C55FA7"/>
    <w:rsid w:val="00C56E58"/>
    <w:rsid w:val="00C620E7"/>
    <w:rsid w:val="00C70FE7"/>
    <w:rsid w:val="00C9331E"/>
    <w:rsid w:val="00C93FB2"/>
    <w:rsid w:val="00CA2260"/>
    <w:rsid w:val="00CB0F89"/>
    <w:rsid w:val="00CB35AF"/>
    <w:rsid w:val="00CB45E2"/>
    <w:rsid w:val="00CB549D"/>
    <w:rsid w:val="00CB7BC3"/>
    <w:rsid w:val="00CD7894"/>
    <w:rsid w:val="00CE3A97"/>
    <w:rsid w:val="00CF54DA"/>
    <w:rsid w:val="00CF7697"/>
    <w:rsid w:val="00D0027B"/>
    <w:rsid w:val="00D00CEA"/>
    <w:rsid w:val="00D052C4"/>
    <w:rsid w:val="00D16557"/>
    <w:rsid w:val="00D26987"/>
    <w:rsid w:val="00D44B75"/>
    <w:rsid w:val="00D4693F"/>
    <w:rsid w:val="00D57A7F"/>
    <w:rsid w:val="00D57B54"/>
    <w:rsid w:val="00D62405"/>
    <w:rsid w:val="00D72BFB"/>
    <w:rsid w:val="00D7774E"/>
    <w:rsid w:val="00D812FF"/>
    <w:rsid w:val="00D813D3"/>
    <w:rsid w:val="00D95C96"/>
    <w:rsid w:val="00D96BE2"/>
    <w:rsid w:val="00D97F5B"/>
    <w:rsid w:val="00DA32F2"/>
    <w:rsid w:val="00DB48E1"/>
    <w:rsid w:val="00DC439B"/>
    <w:rsid w:val="00DE1808"/>
    <w:rsid w:val="00DE7A65"/>
    <w:rsid w:val="00DF119E"/>
    <w:rsid w:val="00DF678B"/>
    <w:rsid w:val="00DF7A1F"/>
    <w:rsid w:val="00E01566"/>
    <w:rsid w:val="00E163AD"/>
    <w:rsid w:val="00E17D04"/>
    <w:rsid w:val="00E265B5"/>
    <w:rsid w:val="00E348D5"/>
    <w:rsid w:val="00E36406"/>
    <w:rsid w:val="00E51453"/>
    <w:rsid w:val="00E51A35"/>
    <w:rsid w:val="00E5780E"/>
    <w:rsid w:val="00E675F7"/>
    <w:rsid w:val="00E70AA5"/>
    <w:rsid w:val="00E71BC4"/>
    <w:rsid w:val="00E757B1"/>
    <w:rsid w:val="00E7690C"/>
    <w:rsid w:val="00E777E6"/>
    <w:rsid w:val="00E81215"/>
    <w:rsid w:val="00E85981"/>
    <w:rsid w:val="00EB1081"/>
    <w:rsid w:val="00EB2078"/>
    <w:rsid w:val="00EB39D8"/>
    <w:rsid w:val="00EB758D"/>
    <w:rsid w:val="00EC155D"/>
    <w:rsid w:val="00EC164E"/>
    <w:rsid w:val="00ED2369"/>
    <w:rsid w:val="00EE0E12"/>
    <w:rsid w:val="00EE478A"/>
    <w:rsid w:val="00EF4DC9"/>
    <w:rsid w:val="00EF6651"/>
    <w:rsid w:val="00F05159"/>
    <w:rsid w:val="00F152E3"/>
    <w:rsid w:val="00F2402D"/>
    <w:rsid w:val="00F355AA"/>
    <w:rsid w:val="00F40BA1"/>
    <w:rsid w:val="00F6428F"/>
    <w:rsid w:val="00FA02DC"/>
    <w:rsid w:val="00FA2521"/>
    <w:rsid w:val="00FB7004"/>
    <w:rsid w:val="00FF7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CC9099"/>
  <w15:docId w15:val="{213CBA7C-D2C6-4B35-87E2-0A196D823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8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E4E16"/>
    <w:rPr>
      <w:color w:val="0000FF" w:themeColor="hyperlink"/>
      <w:u w:val="single"/>
    </w:rPr>
  </w:style>
  <w:style w:type="character" w:styleId="UnresolvedMention">
    <w:name w:val="Unresolved Mention"/>
    <w:basedOn w:val="DefaultParagraphFont"/>
    <w:uiPriority w:val="99"/>
    <w:semiHidden/>
    <w:unhideWhenUsed/>
    <w:rsid w:val="000E4E16"/>
    <w:rPr>
      <w:color w:val="605E5C"/>
      <w:shd w:val="clear" w:color="auto" w:fill="E1DFDD"/>
    </w:rPr>
  </w:style>
  <w:style w:type="paragraph" w:styleId="ListParagraph">
    <w:name w:val="List Paragraph"/>
    <w:basedOn w:val="Normal"/>
    <w:uiPriority w:val="34"/>
    <w:qFormat/>
    <w:rsid w:val="00594F34"/>
    <w:pPr>
      <w:ind w:left="720"/>
      <w:contextualSpacing/>
    </w:pPr>
  </w:style>
  <w:style w:type="paragraph" w:styleId="NormalWeb">
    <w:name w:val="Normal (Web)"/>
    <w:basedOn w:val="Normal"/>
    <w:uiPriority w:val="99"/>
    <w:semiHidden/>
    <w:unhideWhenUsed/>
    <w:rsid w:val="003E7EF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32F9"/>
    <w:pPr>
      <w:tabs>
        <w:tab w:val="center" w:pos="4153"/>
        <w:tab w:val="right" w:pos="8306"/>
      </w:tabs>
      <w:spacing w:line="240" w:lineRule="auto"/>
    </w:pPr>
  </w:style>
  <w:style w:type="character" w:customStyle="1" w:styleId="HeaderChar">
    <w:name w:val="Header Char"/>
    <w:basedOn w:val="DefaultParagraphFont"/>
    <w:link w:val="Header"/>
    <w:uiPriority w:val="99"/>
    <w:rsid w:val="001032F9"/>
  </w:style>
  <w:style w:type="paragraph" w:styleId="Footer">
    <w:name w:val="footer"/>
    <w:basedOn w:val="Normal"/>
    <w:link w:val="FooterChar"/>
    <w:uiPriority w:val="99"/>
    <w:unhideWhenUsed/>
    <w:rsid w:val="001032F9"/>
    <w:pPr>
      <w:tabs>
        <w:tab w:val="center" w:pos="4153"/>
        <w:tab w:val="right" w:pos="8306"/>
      </w:tabs>
      <w:spacing w:line="240" w:lineRule="auto"/>
    </w:pPr>
  </w:style>
  <w:style w:type="character" w:customStyle="1" w:styleId="FooterChar">
    <w:name w:val="Footer Char"/>
    <w:basedOn w:val="DefaultParagraphFont"/>
    <w:link w:val="Footer"/>
    <w:uiPriority w:val="99"/>
    <w:rsid w:val="001032F9"/>
  </w:style>
  <w:style w:type="table" w:styleId="TableGrid">
    <w:name w:val="Table Grid"/>
    <w:basedOn w:val="TableNormal"/>
    <w:uiPriority w:val="39"/>
    <w:rsid w:val="002372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F5075"/>
    <w:rPr>
      <w:color w:val="800080" w:themeColor="followedHyperlink"/>
      <w:u w:val="single"/>
    </w:rPr>
  </w:style>
  <w:style w:type="character" w:customStyle="1" w:styleId="hljs-builtin">
    <w:name w:val="hljs-built_in"/>
    <w:basedOn w:val="DefaultParagraphFont"/>
    <w:rsid w:val="00490D87"/>
  </w:style>
  <w:style w:type="character" w:customStyle="1" w:styleId="hljs-keyword">
    <w:name w:val="hljs-keyword"/>
    <w:basedOn w:val="DefaultParagraphFont"/>
    <w:rsid w:val="001D1400"/>
  </w:style>
  <w:style w:type="character" w:styleId="CommentReference">
    <w:name w:val="annotation reference"/>
    <w:basedOn w:val="DefaultParagraphFont"/>
    <w:uiPriority w:val="99"/>
    <w:semiHidden/>
    <w:unhideWhenUsed/>
    <w:rsid w:val="00CB0F89"/>
    <w:rPr>
      <w:sz w:val="16"/>
      <w:szCs w:val="16"/>
    </w:rPr>
  </w:style>
  <w:style w:type="paragraph" w:styleId="CommentText">
    <w:name w:val="annotation text"/>
    <w:basedOn w:val="Normal"/>
    <w:link w:val="CommentTextChar"/>
    <w:uiPriority w:val="99"/>
    <w:unhideWhenUsed/>
    <w:rsid w:val="00CB0F89"/>
    <w:pPr>
      <w:spacing w:line="240" w:lineRule="auto"/>
    </w:pPr>
    <w:rPr>
      <w:sz w:val="20"/>
      <w:szCs w:val="20"/>
    </w:rPr>
  </w:style>
  <w:style w:type="character" w:customStyle="1" w:styleId="CommentTextChar">
    <w:name w:val="Comment Text Char"/>
    <w:basedOn w:val="DefaultParagraphFont"/>
    <w:link w:val="CommentText"/>
    <w:uiPriority w:val="99"/>
    <w:rsid w:val="00CB0F89"/>
    <w:rPr>
      <w:sz w:val="20"/>
      <w:szCs w:val="20"/>
    </w:rPr>
  </w:style>
  <w:style w:type="paragraph" w:styleId="CommentSubject">
    <w:name w:val="annotation subject"/>
    <w:basedOn w:val="CommentText"/>
    <w:next w:val="CommentText"/>
    <w:link w:val="CommentSubjectChar"/>
    <w:uiPriority w:val="99"/>
    <w:semiHidden/>
    <w:unhideWhenUsed/>
    <w:rsid w:val="00CB0F89"/>
    <w:rPr>
      <w:b/>
      <w:bCs/>
    </w:rPr>
  </w:style>
  <w:style w:type="character" w:customStyle="1" w:styleId="CommentSubjectChar">
    <w:name w:val="Comment Subject Char"/>
    <w:basedOn w:val="CommentTextChar"/>
    <w:link w:val="CommentSubject"/>
    <w:uiPriority w:val="99"/>
    <w:semiHidden/>
    <w:rsid w:val="00CB0F89"/>
    <w:rPr>
      <w:b/>
      <w:bCs/>
      <w:sz w:val="20"/>
      <w:szCs w:val="20"/>
    </w:rPr>
  </w:style>
  <w:style w:type="paragraph" w:styleId="Revision">
    <w:name w:val="Revision"/>
    <w:hidden/>
    <w:uiPriority w:val="99"/>
    <w:semiHidden/>
    <w:rsid w:val="00CB0F8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9276">
      <w:bodyDiv w:val="1"/>
      <w:marLeft w:val="0"/>
      <w:marRight w:val="0"/>
      <w:marTop w:val="0"/>
      <w:marBottom w:val="0"/>
      <w:divBdr>
        <w:top w:val="none" w:sz="0" w:space="0" w:color="auto"/>
        <w:left w:val="none" w:sz="0" w:space="0" w:color="auto"/>
        <w:bottom w:val="none" w:sz="0" w:space="0" w:color="auto"/>
        <w:right w:val="none" w:sz="0" w:space="0" w:color="auto"/>
      </w:divBdr>
    </w:div>
    <w:div w:id="199171400">
      <w:bodyDiv w:val="1"/>
      <w:marLeft w:val="0"/>
      <w:marRight w:val="0"/>
      <w:marTop w:val="0"/>
      <w:marBottom w:val="0"/>
      <w:divBdr>
        <w:top w:val="none" w:sz="0" w:space="0" w:color="auto"/>
        <w:left w:val="none" w:sz="0" w:space="0" w:color="auto"/>
        <w:bottom w:val="none" w:sz="0" w:space="0" w:color="auto"/>
        <w:right w:val="none" w:sz="0" w:space="0" w:color="auto"/>
      </w:divBdr>
    </w:div>
    <w:div w:id="611284967">
      <w:bodyDiv w:val="1"/>
      <w:marLeft w:val="0"/>
      <w:marRight w:val="0"/>
      <w:marTop w:val="0"/>
      <w:marBottom w:val="0"/>
      <w:divBdr>
        <w:top w:val="none" w:sz="0" w:space="0" w:color="auto"/>
        <w:left w:val="none" w:sz="0" w:space="0" w:color="auto"/>
        <w:bottom w:val="none" w:sz="0" w:space="0" w:color="auto"/>
        <w:right w:val="none" w:sz="0" w:space="0" w:color="auto"/>
      </w:divBdr>
    </w:div>
    <w:div w:id="782041768">
      <w:bodyDiv w:val="1"/>
      <w:marLeft w:val="0"/>
      <w:marRight w:val="0"/>
      <w:marTop w:val="0"/>
      <w:marBottom w:val="0"/>
      <w:divBdr>
        <w:top w:val="none" w:sz="0" w:space="0" w:color="auto"/>
        <w:left w:val="none" w:sz="0" w:space="0" w:color="auto"/>
        <w:bottom w:val="none" w:sz="0" w:space="0" w:color="auto"/>
        <w:right w:val="none" w:sz="0" w:space="0" w:color="auto"/>
      </w:divBdr>
    </w:div>
    <w:div w:id="1332752131">
      <w:bodyDiv w:val="1"/>
      <w:marLeft w:val="0"/>
      <w:marRight w:val="0"/>
      <w:marTop w:val="0"/>
      <w:marBottom w:val="0"/>
      <w:divBdr>
        <w:top w:val="none" w:sz="0" w:space="0" w:color="auto"/>
        <w:left w:val="none" w:sz="0" w:space="0" w:color="auto"/>
        <w:bottom w:val="none" w:sz="0" w:space="0" w:color="auto"/>
        <w:right w:val="none" w:sz="0" w:space="0" w:color="auto"/>
      </w:divBdr>
    </w:div>
    <w:div w:id="1911770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coderbyte.com/" TargetMode="External"/><Relationship Id="rId47" Type="http://schemas.openxmlformats.org/officeDocument/2006/relationships/hyperlink" Target="https://motoprog.netlify.app/"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Sapirdayan@gmail.com" TargetMode="Externa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codecombat.com/" TargetMode="External"/><Relationship Id="rId45" Type="http://schemas.openxmlformats.org/officeDocument/2006/relationships/hyperlink" Target="https://firebase.google.com/docs/guid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mailto:Liranhaim77@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nodejs.org/en/docs/guid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localhost:3000" TargetMode="External"/><Relationship Id="rId43" Type="http://schemas.openxmlformats.org/officeDocument/2006/relationships/hyperlink" Target="https://www.simplilearn.com/tutorials/reactjs-tutorial/what-is-reactjs"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lwart-rolypoly-fb9fd0.netlify.app/" TargetMode="External"/><Relationship Id="rId38" Type="http://schemas.openxmlformats.org/officeDocument/2006/relationships/image" Target="media/image27.png"/><Relationship Id="rId46" Type="http://schemas.openxmlformats.org/officeDocument/2006/relationships/hyperlink" Target="https://github.com/liranhaim1/MotoProg" TargetMode="External"/><Relationship Id="rId20" Type="http://schemas.openxmlformats.org/officeDocument/2006/relationships/image" Target="media/image11.png"/><Relationship Id="rId41" Type="http://schemas.openxmlformats.org/officeDocument/2006/relationships/hyperlink" Target="https://codeeasy.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8Ob8HtqS8jzvc+zFjReqjfhQkQ==">AMUW2mXhrgwBR92GHguaf8ieZxEE5SLDZHMzBl+VNHYhX6Czdr8gT/6E3QRrWwhILVyMWT3CKfmiQ9h3ip8xy9jkkQR4Iq93lcDXtItmBvqYvfEicLdFr44=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4534</Words>
  <Characters>22671</Characters>
  <Application>Microsoft Office Word</Application>
  <DocSecurity>0</DocSecurity>
  <Lines>188</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cp:lastPrinted>2022-01-08T15:17:00Z</cp:lastPrinted>
  <dcterms:created xsi:type="dcterms:W3CDTF">2023-03-08T16:04:00Z</dcterms:created>
  <dcterms:modified xsi:type="dcterms:W3CDTF">2023-03-08T16:04:00Z</dcterms:modified>
</cp:coreProperties>
</file>